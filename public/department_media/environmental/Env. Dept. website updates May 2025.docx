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1150E" w14:textId="7C9E6826" w:rsidR="00474036" w:rsidRDefault="00834FD3">
      <w:r>
        <w:fldChar w:fldCharType="begin"/>
      </w:r>
      <w:r>
        <w:instrText>HYPERLINK "https://bigpinepaiute.org/departments/environmental/"</w:instrText>
      </w:r>
      <w:r>
        <w:fldChar w:fldCharType="separate"/>
      </w:r>
      <w:r w:rsidRPr="00A13707">
        <w:rPr>
          <w:rStyle w:val="Hyperlink"/>
        </w:rPr>
        <w:t>https://bigpinepaiute.org/departments/environmental/</w:t>
      </w:r>
      <w:r>
        <w:fldChar w:fldCharType="end"/>
      </w:r>
    </w:p>
    <w:p w14:paraId="7F1C2166" w14:textId="77777777" w:rsidR="00C83465" w:rsidRPr="00C83465" w:rsidRDefault="00C83465" w:rsidP="00C83465">
      <w:r w:rsidRPr="00C83465">
        <w:t>Department Contact</w:t>
      </w:r>
    </w:p>
    <w:p w14:paraId="753A35B2" w14:textId="77777777" w:rsidR="00C83465" w:rsidRPr="00C83465" w:rsidRDefault="00C83465" w:rsidP="00C83465">
      <w:pPr>
        <w:numPr>
          <w:ilvl w:val="0"/>
          <w:numId w:val="5"/>
        </w:numPr>
      </w:pPr>
      <w:r w:rsidRPr="00C83465">
        <w:rPr>
          <w:b/>
          <w:bCs/>
        </w:rPr>
        <w:t>Environmental Director:</w:t>
      </w:r>
      <w:r w:rsidRPr="00C83465">
        <w:br/>
        <w:t>Sally Manning</w:t>
      </w:r>
    </w:p>
    <w:p w14:paraId="552AE061" w14:textId="77777777" w:rsidR="00C83465" w:rsidRPr="00EF1FF0" w:rsidRDefault="00C83465">
      <w:pPr>
        <w:ind w:left="360"/>
        <w:pPrChange w:id="0" w:author="Sally Manning" w:date="2025-05-07T14:24:00Z" w16du:dateUtc="2025-05-07T21:24:00Z">
          <w:pPr>
            <w:numPr>
              <w:numId w:val="5"/>
            </w:numPr>
            <w:tabs>
              <w:tab w:val="num" w:pos="720"/>
            </w:tabs>
            <w:ind w:left="720" w:hanging="360"/>
          </w:pPr>
        </w:pPrChange>
      </w:pPr>
      <w:r w:rsidRPr="00EF1FF0">
        <w:rPr>
          <w:rPrChange w:id="1" w:author="Sally Manning" w:date="2025-05-07T14:27:00Z" w16du:dateUtc="2025-05-07T21:27:00Z">
            <w:rPr>
              <w:b/>
              <w:bCs/>
            </w:rPr>
          </w:rPrChange>
        </w:rPr>
        <w:t>(760) 938-2003 Ext.233</w:t>
      </w:r>
    </w:p>
    <w:p w14:paraId="68EEC6AC" w14:textId="77777777" w:rsidR="00C83465" w:rsidRPr="00EF1FF0" w:rsidRDefault="00C83465">
      <w:pPr>
        <w:ind w:left="360"/>
        <w:pPrChange w:id="2" w:author="Sally Manning" w:date="2025-05-07T14:25:00Z" w16du:dateUtc="2025-05-07T21:25:00Z">
          <w:pPr>
            <w:numPr>
              <w:numId w:val="5"/>
            </w:numPr>
            <w:tabs>
              <w:tab w:val="num" w:pos="720"/>
            </w:tabs>
            <w:ind w:left="720" w:hanging="360"/>
          </w:pPr>
        </w:pPrChange>
      </w:pPr>
      <w:r w:rsidRPr="00EF1FF0">
        <w:fldChar w:fldCharType="begin"/>
      </w:r>
      <w:r w:rsidRPr="00EF1FF0">
        <w:instrText>HYPERLINK "mailto:S.Manning@BigPinePaiute.org"</w:instrText>
      </w:r>
      <w:r w:rsidRPr="00EF1FF0">
        <w:fldChar w:fldCharType="separate"/>
      </w:r>
      <w:r w:rsidRPr="00EF1FF0">
        <w:rPr>
          <w:rStyle w:val="Hyperlink"/>
          <w:rPrChange w:id="3" w:author="Sally Manning" w:date="2025-05-07T14:25:00Z" w16du:dateUtc="2025-05-07T21:25:00Z">
            <w:rPr>
              <w:rStyle w:val="Hyperlink"/>
              <w:b/>
              <w:bCs/>
            </w:rPr>
          </w:rPrChange>
        </w:rPr>
        <w:t>S.Manning@BigPinePaiute.org</w:t>
      </w:r>
      <w:r w:rsidRPr="00EF1FF0">
        <w:fldChar w:fldCharType="end"/>
      </w:r>
    </w:p>
    <w:p w14:paraId="2B48A1BB" w14:textId="0B007FAE" w:rsidR="00C83465" w:rsidRDefault="00C83465" w:rsidP="00C83465">
      <w:pPr>
        <w:numPr>
          <w:ilvl w:val="0"/>
          <w:numId w:val="6"/>
        </w:numPr>
        <w:rPr>
          <w:ins w:id="4" w:author="Sally Manning" w:date="2025-05-05T11:07:00Z" w16du:dateUtc="2025-05-05T18:07:00Z"/>
        </w:rPr>
      </w:pPr>
      <w:r w:rsidRPr="00C83465">
        <w:rPr>
          <w:b/>
          <w:bCs/>
        </w:rPr>
        <w:t>Water Program Coordinator:</w:t>
      </w:r>
      <w:r w:rsidRPr="00C83465">
        <w:br/>
      </w:r>
      <w:ins w:id="5" w:author="Sally Manning" w:date="2025-05-05T11:06:00Z" w16du:dateUtc="2025-05-05T18:06:00Z">
        <w:r w:rsidRPr="00C83465">
          <w:t>Elaine Chow</w:t>
        </w:r>
      </w:ins>
      <w:del w:id="6" w:author="Sally Manning" w:date="2025-05-05T11:06:00Z" w16du:dateUtc="2025-05-05T18:06:00Z">
        <w:r w:rsidRPr="00C83465" w:rsidDel="00C83465">
          <w:delText>Noah Williams</w:delText>
        </w:r>
      </w:del>
    </w:p>
    <w:p w14:paraId="7A1C271F" w14:textId="033192EA" w:rsidR="00C83465" w:rsidRPr="00EF1FF0" w:rsidRDefault="00C83465">
      <w:pPr>
        <w:ind w:left="360"/>
        <w:pPrChange w:id="7" w:author="Sally Manning" w:date="2025-05-07T14:25:00Z" w16du:dateUtc="2025-05-07T21:25:00Z">
          <w:pPr>
            <w:numPr>
              <w:numId w:val="6"/>
            </w:numPr>
            <w:tabs>
              <w:tab w:val="num" w:pos="720"/>
            </w:tabs>
            <w:ind w:left="720" w:hanging="360"/>
          </w:pPr>
        </w:pPrChange>
      </w:pPr>
      <w:ins w:id="8" w:author="Sally Manning" w:date="2025-05-05T11:07:00Z" w16du:dateUtc="2025-05-05T18:07:00Z">
        <w:r w:rsidRPr="00EF1FF0">
          <w:rPr>
            <w:rPrChange w:id="9" w:author="Sally Manning" w:date="2025-05-07T14:27:00Z" w16du:dateUtc="2025-05-07T21:27:00Z">
              <w:rPr>
                <w:b/>
                <w:bCs/>
              </w:rPr>
            </w:rPrChange>
          </w:rPr>
          <w:t>(760) 938-2003 Ext. 236</w:t>
        </w:r>
      </w:ins>
    </w:p>
    <w:p w14:paraId="1C715655" w14:textId="4051D2BB" w:rsidR="00C83465" w:rsidRPr="00C83465" w:rsidRDefault="00C83465">
      <w:pPr>
        <w:ind w:left="360"/>
        <w:pPrChange w:id="10" w:author="Sally Manning" w:date="2025-05-07T14:25:00Z" w16du:dateUtc="2025-05-07T21:25:00Z">
          <w:pPr>
            <w:numPr>
              <w:numId w:val="6"/>
            </w:numPr>
            <w:tabs>
              <w:tab w:val="num" w:pos="720"/>
            </w:tabs>
            <w:ind w:left="720" w:hanging="360"/>
          </w:pPr>
        </w:pPrChange>
      </w:pPr>
      <w:del w:id="11" w:author="Sally Manning" w:date="2025-05-05T11:06:00Z" w16du:dateUtc="2025-05-05T18:06:00Z">
        <w:r w:rsidRPr="00C83465" w:rsidDel="00C83465">
          <w:fldChar w:fldCharType="begin"/>
        </w:r>
        <w:r w:rsidRPr="00C83465" w:rsidDel="00C83465">
          <w:delInstrText>HYPERLINK "mailto:n.williams@BigPinePaiute.org"</w:delInstrText>
        </w:r>
        <w:r w:rsidRPr="00C83465" w:rsidDel="00C83465">
          <w:fldChar w:fldCharType="separate"/>
        </w:r>
        <w:r w:rsidRPr="00C83465" w:rsidDel="00C83465">
          <w:rPr>
            <w:rStyle w:val="Hyperlink"/>
            <w:b/>
            <w:bCs/>
          </w:rPr>
          <w:delText>N.Williams@BigPinePaiute.org</w:delText>
        </w:r>
        <w:r w:rsidRPr="00C83465" w:rsidDel="00C83465">
          <w:fldChar w:fldCharType="end"/>
        </w:r>
      </w:del>
      <w:ins w:id="12" w:author="Sally Manning" w:date="2025-05-05T11:06:00Z" w16du:dateUtc="2025-05-05T18:06:00Z">
        <w:r w:rsidRPr="00EF1FF0">
          <w:fldChar w:fldCharType="begin"/>
        </w:r>
        <w:r w:rsidRPr="00EF1FF0">
          <w:instrText>HYPERLINK "mailto:n.williams@BigPinePaiute.org"</w:instrText>
        </w:r>
        <w:r w:rsidRPr="00EF1FF0">
          <w:fldChar w:fldCharType="separate"/>
        </w:r>
        <w:r w:rsidRPr="00EF1FF0">
          <w:rPr>
            <w:rStyle w:val="Hyperlink"/>
            <w:rPrChange w:id="13" w:author="Sally Manning" w:date="2025-05-07T14:25:00Z" w16du:dateUtc="2025-05-07T21:25:00Z">
              <w:rPr>
                <w:rStyle w:val="Hyperlink"/>
                <w:b/>
                <w:bCs/>
              </w:rPr>
            </w:rPrChange>
          </w:rPr>
          <w:t>E.Chow@BigPinePaiute.org</w:t>
        </w:r>
        <w:r w:rsidRPr="00EF1FF0">
          <w:fldChar w:fldCharType="end"/>
        </w:r>
      </w:ins>
    </w:p>
    <w:p w14:paraId="4309B4B9" w14:textId="77777777" w:rsidR="00C83465" w:rsidRPr="00C83465" w:rsidRDefault="00C83465" w:rsidP="00C83465">
      <w:pPr>
        <w:numPr>
          <w:ilvl w:val="0"/>
          <w:numId w:val="7"/>
        </w:numPr>
      </w:pPr>
      <w:r w:rsidRPr="00C83465">
        <w:rPr>
          <w:b/>
          <w:bCs/>
        </w:rPr>
        <w:t>Air Program Coordinator:</w:t>
      </w:r>
      <w:r w:rsidRPr="00C83465">
        <w:br/>
        <w:t>Cynthia Duriscoe</w:t>
      </w:r>
    </w:p>
    <w:p w14:paraId="6666FFBC" w14:textId="77777777" w:rsidR="00C83465" w:rsidRPr="00EF1FF0" w:rsidRDefault="00C83465">
      <w:pPr>
        <w:ind w:left="360"/>
        <w:pPrChange w:id="14" w:author="Sally Manning" w:date="2025-05-07T14:25:00Z" w16du:dateUtc="2025-05-07T21:25:00Z">
          <w:pPr>
            <w:numPr>
              <w:numId w:val="7"/>
            </w:numPr>
            <w:tabs>
              <w:tab w:val="num" w:pos="720"/>
            </w:tabs>
            <w:ind w:left="720" w:hanging="360"/>
          </w:pPr>
        </w:pPrChange>
      </w:pPr>
      <w:r w:rsidRPr="00EF1FF0">
        <w:rPr>
          <w:rPrChange w:id="15" w:author="Sally Manning" w:date="2025-05-07T14:27:00Z" w16du:dateUtc="2025-05-07T21:27:00Z">
            <w:rPr>
              <w:b/>
              <w:bCs/>
            </w:rPr>
          </w:rPrChange>
        </w:rPr>
        <w:t>(760) 938-2003 Ext. 234</w:t>
      </w:r>
    </w:p>
    <w:p w14:paraId="186DCA08" w14:textId="77777777" w:rsidR="00C83465" w:rsidRPr="00EF1FF0" w:rsidRDefault="00C83465">
      <w:pPr>
        <w:ind w:left="360"/>
        <w:pPrChange w:id="16" w:author="Sally Manning" w:date="2025-05-07T14:26:00Z" w16du:dateUtc="2025-05-07T21:26:00Z">
          <w:pPr>
            <w:numPr>
              <w:numId w:val="7"/>
            </w:numPr>
            <w:tabs>
              <w:tab w:val="num" w:pos="720"/>
            </w:tabs>
            <w:ind w:left="720" w:hanging="360"/>
          </w:pPr>
        </w:pPrChange>
      </w:pPr>
      <w:r w:rsidRPr="00EF1FF0">
        <w:fldChar w:fldCharType="begin"/>
      </w:r>
      <w:r w:rsidRPr="00EF1FF0">
        <w:instrText>HYPERLINK "mailto:C.Duriscoe@BigPinePaiute.org"</w:instrText>
      </w:r>
      <w:r w:rsidRPr="00EF1FF0">
        <w:fldChar w:fldCharType="separate"/>
      </w:r>
      <w:r w:rsidRPr="00EF1FF0">
        <w:rPr>
          <w:rStyle w:val="Hyperlink"/>
          <w:rPrChange w:id="17" w:author="Sally Manning" w:date="2025-05-07T14:26:00Z" w16du:dateUtc="2025-05-07T21:26:00Z">
            <w:rPr>
              <w:rStyle w:val="Hyperlink"/>
              <w:b/>
              <w:bCs/>
            </w:rPr>
          </w:rPrChange>
        </w:rPr>
        <w:t>C.Duriscoe@BigPinePaiute.org</w:t>
      </w:r>
      <w:r w:rsidRPr="00EF1FF0">
        <w:fldChar w:fldCharType="end"/>
      </w:r>
    </w:p>
    <w:p w14:paraId="46EC5C9D" w14:textId="77777777" w:rsidR="00C83465" w:rsidRDefault="00C83465" w:rsidP="00C83465">
      <w:pPr>
        <w:numPr>
          <w:ilvl w:val="0"/>
          <w:numId w:val="8"/>
        </w:numPr>
        <w:rPr>
          <w:ins w:id="18" w:author="Sally Manning" w:date="2025-05-05T11:07:00Z" w16du:dateUtc="2025-05-05T18:07:00Z"/>
        </w:rPr>
      </w:pPr>
      <w:r w:rsidRPr="00C83465">
        <w:rPr>
          <w:b/>
          <w:bCs/>
        </w:rPr>
        <w:t>Solid Waste Technician:</w:t>
      </w:r>
      <w:r w:rsidRPr="00C83465">
        <w:br/>
        <w:t>Gregory S. Spratt</w:t>
      </w:r>
    </w:p>
    <w:p w14:paraId="7E9D61CD" w14:textId="20404E3F" w:rsidR="00C83465" w:rsidRDefault="00C83465">
      <w:pPr>
        <w:ind w:left="360"/>
        <w:rPr>
          <w:ins w:id="19" w:author="Sally Manning" w:date="2025-05-05T11:07:00Z" w16du:dateUtc="2025-05-05T18:07:00Z"/>
        </w:rPr>
        <w:pPrChange w:id="20" w:author="Sally Manning" w:date="2025-05-07T14:26:00Z" w16du:dateUtc="2025-05-07T21:26:00Z">
          <w:pPr>
            <w:numPr>
              <w:numId w:val="8"/>
            </w:numPr>
            <w:tabs>
              <w:tab w:val="num" w:pos="720"/>
            </w:tabs>
            <w:ind w:left="720" w:hanging="360"/>
          </w:pPr>
        </w:pPrChange>
      </w:pPr>
      <w:ins w:id="21" w:author="Sally Manning" w:date="2025-05-05T11:07:00Z" w16du:dateUtc="2025-05-05T18:07:00Z">
        <w:r w:rsidRPr="00EF1FF0">
          <w:rPr>
            <w:rPrChange w:id="22" w:author="Sally Manning" w:date="2025-05-07T14:27:00Z" w16du:dateUtc="2025-05-07T21:27:00Z">
              <w:rPr>
                <w:b/>
                <w:bCs/>
              </w:rPr>
            </w:rPrChange>
          </w:rPr>
          <w:t>(760) 938-</w:t>
        </w:r>
        <w:r>
          <w:t>2003 Ext. 237</w:t>
        </w:r>
      </w:ins>
    </w:p>
    <w:p w14:paraId="03A91A4F" w14:textId="30BAED5F" w:rsidR="00C83465" w:rsidRPr="00C83465" w:rsidRDefault="00C83465">
      <w:pPr>
        <w:ind w:left="360"/>
        <w:pPrChange w:id="23" w:author="Sally Manning" w:date="2025-05-07T14:26:00Z" w16du:dateUtc="2025-05-07T21:26:00Z">
          <w:pPr>
            <w:numPr>
              <w:numId w:val="8"/>
            </w:numPr>
            <w:tabs>
              <w:tab w:val="num" w:pos="720"/>
            </w:tabs>
            <w:ind w:left="720" w:hanging="360"/>
          </w:pPr>
        </w:pPrChange>
      </w:pPr>
      <w:ins w:id="24" w:author="Sally Manning" w:date="2025-05-05T11:07:00Z" w16du:dateUtc="2025-05-05T18:07:00Z">
        <w:r w:rsidRPr="00EF1FF0">
          <w:rPr>
            <w:rPrChange w:id="25" w:author="Sally Manning" w:date="2025-05-07T14:27:00Z" w16du:dateUtc="2025-05-07T21:27:00Z">
              <w:rPr>
                <w:b/>
                <w:bCs/>
              </w:rPr>
            </w:rPrChange>
          </w:rPr>
          <w:t>G.</w:t>
        </w:r>
        <w:r>
          <w:t>Spratt@bigpinepaiute.org</w:t>
        </w:r>
      </w:ins>
    </w:p>
    <w:p w14:paraId="74A9C65A" w14:textId="129D11E9" w:rsidR="00C83465" w:rsidRPr="00C83465" w:rsidRDefault="00C83465" w:rsidP="00C83465">
      <w:pPr>
        <w:numPr>
          <w:ilvl w:val="0"/>
          <w:numId w:val="9"/>
        </w:numPr>
      </w:pPr>
      <w:r w:rsidRPr="00C83465">
        <w:rPr>
          <w:b/>
          <w:bCs/>
        </w:rPr>
        <w:t>Environmental Technician:</w:t>
      </w:r>
      <w:r w:rsidRPr="00C83465">
        <w:br/>
      </w:r>
      <w:del w:id="26" w:author="Sally Manning" w:date="2025-05-05T11:06:00Z" w16du:dateUtc="2025-05-05T18:06:00Z">
        <w:r w:rsidRPr="00C83465" w:rsidDel="00C83465">
          <w:delText>Elaine Chow</w:delText>
        </w:r>
      </w:del>
      <w:ins w:id="27" w:author="Sally Manning" w:date="2025-05-05T11:08:00Z" w16du:dateUtc="2025-05-05T18:08:00Z">
        <w:r>
          <w:t>TBD</w:t>
        </w:r>
      </w:ins>
    </w:p>
    <w:p w14:paraId="4A674E02" w14:textId="77777777" w:rsidR="007D0D36" w:rsidRDefault="007D0D36" w:rsidP="007D0D36"/>
    <w:p w14:paraId="5B57FCEC" w14:textId="7DF9A936" w:rsidR="007D0D36" w:rsidRDefault="007D0D36" w:rsidP="007D0D36">
      <w:r>
        <w:t>ENVIRONMENTAL</w:t>
      </w:r>
    </w:p>
    <w:p w14:paraId="16B114FA" w14:textId="5248B57D" w:rsidR="007D0D36" w:rsidRPr="007D0D36" w:rsidRDefault="007D0D36" w:rsidP="007D0D36">
      <w:r w:rsidRPr="007D0D36">
        <w:t>Overall Objectives</w:t>
      </w:r>
    </w:p>
    <w:p w14:paraId="227E6BD3" w14:textId="77777777" w:rsidR="007D0D36" w:rsidRPr="007D0D36" w:rsidRDefault="007D0D36" w:rsidP="007D0D36">
      <w:pPr>
        <w:numPr>
          <w:ilvl w:val="0"/>
          <w:numId w:val="10"/>
        </w:numPr>
      </w:pPr>
      <w:r w:rsidRPr="007D0D36">
        <w:t>Maintain an environmental planning program</w:t>
      </w:r>
    </w:p>
    <w:p w14:paraId="66FB4F8C" w14:textId="77777777" w:rsidR="007D0D36" w:rsidRPr="007D0D36" w:rsidRDefault="007D0D36" w:rsidP="007D0D36">
      <w:pPr>
        <w:numPr>
          <w:ilvl w:val="0"/>
          <w:numId w:val="10"/>
        </w:numPr>
      </w:pPr>
      <w:r w:rsidRPr="007D0D36">
        <w:t>Protect the health and safety of the Reservation residents and visitors</w:t>
      </w:r>
    </w:p>
    <w:p w14:paraId="52279C27" w14:textId="77777777" w:rsidR="007D0D36" w:rsidRPr="007D0D36" w:rsidRDefault="007D0D36" w:rsidP="007D0D36">
      <w:pPr>
        <w:numPr>
          <w:ilvl w:val="0"/>
          <w:numId w:val="10"/>
        </w:numPr>
      </w:pPr>
      <w:r w:rsidRPr="007D0D36">
        <w:t>Keep the Reservation in compliance with all applicable environmental laws and regulations</w:t>
      </w:r>
    </w:p>
    <w:p w14:paraId="549E6C64" w14:textId="77777777" w:rsidR="007D0D36" w:rsidRPr="007D0D36" w:rsidRDefault="007D0D36" w:rsidP="007D0D36">
      <w:pPr>
        <w:numPr>
          <w:ilvl w:val="0"/>
          <w:numId w:val="10"/>
        </w:numPr>
      </w:pPr>
      <w:r w:rsidRPr="007D0D36">
        <w:lastRenderedPageBreak/>
        <w:t xml:space="preserve">Be involved with local, state and national </w:t>
      </w:r>
      <w:proofErr w:type="gramStart"/>
      <w:r w:rsidRPr="007D0D36">
        <w:t>decision making</w:t>
      </w:r>
      <w:proofErr w:type="gramEnd"/>
      <w:r w:rsidRPr="007D0D36">
        <w:t xml:space="preserve"> processes to better protect the water, air and land resources</w:t>
      </w:r>
    </w:p>
    <w:p w14:paraId="5CB12B91" w14:textId="77777777" w:rsidR="007D0D36" w:rsidRDefault="007D0D36" w:rsidP="007D0D36">
      <w:r w:rsidRPr="007D0D36">
        <w:t>U.S. Environmental Protection Agency grants have empowered the Tribe to develop an Environmental Department which protects the natural resources of today so that generations of tomorrow will be able to enjoy clean water, air, and land.</w:t>
      </w:r>
    </w:p>
    <w:p w14:paraId="1BFFF85D" w14:textId="77777777" w:rsidR="007D0D36" w:rsidRDefault="007D0D36" w:rsidP="007D0D36"/>
    <w:p w14:paraId="01942732" w14:textId="1F6D334E" w:rsidR="007D0D36" w:rsidRDefault="007D0D36" w:rsidP="007D0D36">
      <w:pPr>
        <w:rPr>
          <w:ins w:id="28" w:author="Sally Manning" w:date="2025-05-07T11:45:00Z" w16du:dateUtc="2025-05-07T18:45:00Z"/>
        </w:rPr>
      </w:pPr>
      <w:ins w:id="29" w:author="Sally Manning" w:date="2025-05-07T11:45:00Z" w16du:dateUtc="2025-05-07T18:45:00Z">
        <w:r>
          <w:t xml:space="preserve">Environmental Advisory Board </w:t>
        </w:r>
      </w:ins>
    </w:p>
    <w:p w14:paraId="6DC49B53" w14:textId="3D688635" w:rsidR="007D0D36" w:rsidRPr="007D0D36" w:rsidRDefault="007D0D36" w:rsidP="007D0D36">
      <w:ins w:id="30" w:author="Sally Manning" w:date="2025-05-07T11:45:00Z" w16du:dateUtc="2025-05-07T18:45:00Z">
        <w:r>
          <w:t>The Tribe adopted a Tribal Environmental Policy Or</w:t>
        </w:r>
      </w:ins>
      <w:ins w:id="31" w:author="Sally Manning" w:date="2025-05-07T11:46:00Z" w16du:dateUtc="2025-05-07T18:46:00Z">
        <w:r>
          <w:t xml:space="preserve">dinance in 2012 which created the Environmental Advisory Board (EAB). Tribal members are eligible to serve </w:t>
        </w:r>
      </w:ins>
      <w:ins w:id="32" w:author="Sally Manning" w:date="2025-05-07T11:47:00Z" w16du:dateUtc="2025-05-07T18:47:00Z">
        <w:r>
          <w:t>2-year terms on the EAB, which meets every other month</w:t>
        </w:r>
      </w:ins>
      <w:ins w:id="33" w:author="Sally Manning" w:date="2025-05-07T11:53:00Z" w16du:dateUtc="2025-05-07T18:53:00Z">
        <w:r w:rsidR="007F7B33">
          <w:t xml:space="preserve"> to</w:t>
        </w:r>
      </w:ins>
      <w:ins w:id="34" w:author="Sally Manning" w:date="2025-05-07T11:48:00Z" w16du:dateUtc="2025-05-07T18:48:00Z">
        <w:r>
          <w:t xml:space="preserve"> delve into matters of interest to the Tribe. EAB members raise concerns, advise on plans and activities, and make recommendations to Tribal C</w:t>
        </w:r>
      </w:ins>
      <w:ins w:id="35" w:author="Sally Manning" w:date="2025-05-07T11:49:00Z" w16du:dateUtc="2025-05-07T18:49:00Z">
        <w:r>
          <w:t xml:space="preserve">ouncil. EAB members are not compensated for meetings, but are eligible to travel to certain </w:t>
        </w:r>
        <w:proofErr w:type="gramStart"/>
        <w:r>
          <w:t>trainings</w:t>
        </w:r>
      </w:ins>
      <w:proofErr w:type="gramEnd"/>
      <w:ins w:id="36" w:author="Sally Manning" w:date="2025-05-07T11:53:00Z" w16du:dateUtc="2025-05-07T18:53:00Z">
        <w:r w:rsidR="007F7B33">
          <w:t>,</w:t>
        </w:r>
      </w:ins>
      <w:ins w:id="37" w:author="Sally Manning" w:date="2025-05-07T11:49:00Z" w16du:dateUtc="2025-05-07T18:49:00Z">
        <w:r>
          <w:t xml:space="preserve"> meetings and conferences where they represent the Tribe.</w:t>
        </w:r>
      </w:ins>
    </w:p>
    <w:p w14:paraId="13E14174" w14:textId="77777777" w:rsidR="007D0D36" w:rsidRPr="007D0D36" w:rsidRDefault="007D0D36" w:rsidP="007D0D36">
      <w:r w:rsidRPr="007D0D36">
        <w:rPr>
          <w:b/>
          <w:bCs/>
        </w:rPr>
        <w:t>Waste And Recycling Information</w:t>
      </w:r>
      <w:r w:rsidRPr="007D0D36">
        <w:br/>
        <w:t>Including Junk Vehicles and Yard Waste</w:t>
      </w:r>
      <w:r w:rsidRPr="007D0D36">
        <w:br/>
      </w:r>
      <w:r w:rsidRPr="007D0D36">
        <w:rPr>
          <w:b/>
          <w:bCs/>
        </w:rPr>
        <w:br/>
        <w:t>PLEASE WATCH THE ENVIRONMENTAL DEPARTMENTS 3R’S VIDEO BELOW:</w:t>
      </w:r>
    </w:p>
    <w:p w14:paraId="30151AFE" w14:textId="68626F49" w:rsidR="00834FD3" w:rsidRPr="007D0D36" w:rsidRDefault="007D0D36" w:rsidP="007D0D36">
      <w:pPr>
        <w:jc w:val="center"/>
        <w:rPr>
          <w:i/>
          <w:iCs/>
        </w:rPr>
      </w:pPr>
      <w:r w:rsidRPr="007D0D36">
        <w:rPr>
          <w:i/>
          <w:iCs/>
        </w:rPr>
        <w:t>OK!</w:t>
      </w:r>
    </w:p>
    <w:p w14:paraId="4388D34E" w14:textId="77777777" w:rsidR="00834FD3" w:rsidRDefault="00834FD3"/>
    <w:p w14:paraId="322271F2" w14:textId="77777777" w:rsidR="007D0D36" w:rsidRDefault="007D0D36"/>
    <w:p w14:paraId="112D6F6E" w14:textId="6389B44D" w:rsidR="00834FD3" w:rsidRDefault="00834FD3">
      <w:r>
        <w:t>S</w:t>
      </w:r>
      <w:r w:rsidR="007D0D36">
        <w:t>OLID WASTE</w:t>
      </w:r>
    </w:p>
    <w:p w14:paraId="391FEA0C" w14:textId="77777777" w:rsidR="00074864" w:rsidRPr="00074864" w:rsidRDefault="00074864" w:rsidP="00074864">
      <w:r w:rsidRPr="00074864">
        <w:t>Solid Waste goes by many names: Polite names include Trash, Garbage, Junk, Debris, Refuse, Rubbish, Scrap, and Litter!</w:t>
      </w:r>
    </w:p>
    <w:p w14:paraId="1862A102" w14:textId="29729760" w:rsidR="00074864" w:rsidRPr="00074864" w:rsidRDefault="00074864" w:rsidP="00074864">
      <w:r w:rsidRPr="00074864">
        <w:t>Residents of the Big Pine Indian Reservation are responsible for their own household wastes, and these should be disposed of appropriately and legally. Residents must arrange with regional waste collection companies for curbside household trash service. Alternatively, residents may haul their own household trash to a nearby transfer station or landfill. The two closest locations to Big Pine include the Big Pine Transfer Station and Bishop Sunland Landfill. Both are managed by Inyo County, and the county</w:t>
      </w:r>
      <w:ins w:id="38" w:author="Sally Manning" w:date="2025-05-05T14:22:00Z" w16du:dateUtc="2025-05-05T21:22:00Z">
        <w:r>
          <w:t>’</w:t>
        </w:r>
      </w:ins>
      <w:del w:id="39" w:author="Sally Manning" w:date="2025-05-05T14:22:00Z" w16du:dateUtc="2025-05-05T21:22:00Z">
        <w:r w:rsidRPr="00074864" w:rsidDel="00074864">
          <w:delText>â€™</w:delText>
        </w:r>
      </w:del>
      <w:r w:rsidRPr="00074864">
        <w:t>s Integrated Waste Management website provides detailed information on when and how to dispose of most waste items. Got to:</w:t>
      </w:r>
      <w:del w:id="40" w:author="Sally Manning" w:date="2025-05-05T14:22:00Z" w16du:dateUtc="2025-05-05T21:22:00Z">
        <w:r w:rsidRPr="00074864" w:rsidDel="00074864">
          <w:delText>Â</w:delText>
        </w:r>
      </w:del>
      <w:r w:rsidRPr="00074864">
        <w:t> </w:t>
      </w:r>
      <w:hyperlink r:id="rId6" w:tgtFrame="_blank" w:history="1">
        <w:r w:rsidRPr="00074864">
          <w:rPr>
            <w:rStyle w:val="Hyperlink"/>
          </w:rPr>
          <w:t>www.inyocountysolidwaste.com</w:t>
        </w:r>
      </w:hyperlink>
      <w:r w:rsidRPr="00074864">
        <w:t>.</w:t>
      </w:r>
    </w:p>
    <w:p w14:paraId="1AC78A9E" w14:textId="10D27C8E" w:rsidR="00074864" w:rsidRDefault="00914EBE" w:rsidP="00074864">
      <w:pPr>
        <w:rPr>
          <w:ins w:id="41" w:author="Sally Manning" w:date="2025-05-05T14:23:00Z" w16du:dateUtc="2025-05-05T21:23:00Z"/>
        </w:rPr>
      </w:pPr>
      <w:ins w:id="42" w:author="Sally Manning" w:date="2025-05-07T11:39:00Z" w16du:dateUtc="2025-05-07T18:39:00Z">
        <w:r>
          <w:lastRenderedPageBreak/>
          <w:t xml:space="preserve">The Big Pine Paiute Tribe’s Recycling program and waste-related efforts are supported by </w:t>
        </w:r>
      </w:ins>
      <w:ins w:id="43" w:author="Sally Manning" w:date="2025-05-07T11:40:00Z" w16du:dateUtc="2025-05-07T18:40:00Z">
        <w:r w:rsidR="0071126F">
          <w:t>General Assistance Program (GAP) funding awarded annually from the U. S. Environmental Protection Agency</w:t>
        </w:r>
      </w:ins>
      <w:ins w:id="44" w:author="Sally Manning" w:date="2025-05-07T11:41:00Z" w16du:dateUtc="2025-05-07T18:41:00Z">
        <w:r w:rsidR="0071126F">
          <w:t>.</w:t>
        </w:r>
      </w:ins>
      <w:ins w:id="45" w:author="Sally Manning" w:date="2025-05-07T11:40:00Z" w16du:dateUtc="2025-05-07T18:40:00Z">
        <w:r w:rsidR="0071126F">
          <w:t xml:space="preserve"> </w:t>
        </w:r>
      </w:ins>
      <w:r w:rsidR="00074864" w:rsidRPr="00074864">
        <w:t>Two goals of the Tribe</w:t>
      </w:r>
      <w:ins w:id="46" w:author="Sally Manning" w:date="2025-05-05T14:22:00Z" w16du:dateUtc="2025-05-05T21:22:00Z">
        <w:r w:rsidR="00074864">
          <w:t>’</w:t>
        </w:r>
      </w:ins>
      <w:del w:id="47" w:author="Sally Manning" w:date="2025-05-05T14:22:00Z" w16du:dateUtc="2025-05-05T21:22:00Z">
        <w:r w:rsidR="00074864" w:rsidRPr="00074864" w:rsidDel="00074864">
          <w:delText>â€™</w:delText>
        </w:r>
      </w:del>
      <w:r w:rsidR="00074864" w:rsidRPr="00074864">
        <w:t>s Solid Waste program are to reduce blight on the Reservation and to minimize the amount of waste going into landfills. We strongly promote the concept of</w:t>
      </w:r>
      <w:del w:id="48" w:author="Sally Manning" w:date="2025-05-07T11:41:00Z" w16du:dateUtc="2025-05-07T18:41:00Z">
        <w:r w:rsidR="00074864" w:rsidRPr="00074864" w:rsidDel="0071126F">
          <w:delText>:</w:delText>
        </w:r>
      </w:del>
      <w:r w:rsidR="00074864" w:rsidRPr="00074864">
        <w:t xml:space="preserve"> Reduce, Reuse, and Recycle, and encourage community members to always consider the environmental consequences of their consumption patterns. The Environmental Department provides curbside recycling service and actively assists community members with Solid Waste management. Find assistance on how to dispose of items in the links on this </w:t>
      </w:r>
      <w:proofErr w:type="gramStart"/>
      <w:ins w:id="49" w:author="Sally Manning" w:date="2025-05-07T11:41:00Z" w16du:dateUtc="2025-05-07T18:41:00Z">
        <w:r w:rsidR="0071126F">
          <w:t>web</w:t>
        </w:r>
      </w:ins>
      <w:r w:rsidR="00074864" w:rsidRPr="00074864">
        <w:t>page, or</w:t>
      </w:r>
      <w:proofErr w:type="gramEnd"/>
      <w:r w:rsidR="00074864" w:rsidRPr="00074864">
        <w:t xml:space="preserve"> call the Environmental Department.</w:t>
      </w:r>
    </w:p>
    <w:p w14:paraId="7CC733D1" w14:textId="365BBBE9" w:rsidR="00074864" w:rsidRDefault="00074864" w:rsidP="00074864">
      <w:pPr>
        <w:rPr>
          <w:ins w:id="50" w:author="Sally Manning" w:date="2025-05-05T14:23:00Z" w16du:dateUtc="2025-05-05T21:23:00Z"/>
        </w:rPr>
      </w:pPr>
      <w:ins w:id="51" w:author="Sally Manning" w:date="2025-05-05T14:23:00Z" w16du:dateUtc="2025-05-05T21:23:00Z">
        <w:r>
          <w:t>Clean Up Your Space!</w:t>
        </w:r>
      </w:ins>
    </w:p>
    <w:p w14:paraId="30FDA4A7" w14:textId="6C4B9215" w:rsidR="00074864" w:rsidRPr="00074864" w:rsidRDefault="00074864" w:rsidP="00074864">
      <w:ins w:id="52" w:author="Sally Manning" w:date="2025-05-05T14:23:00Z" w16du:dateUtc="2025-05-05T21:23:00Z">
        <w:r w:rsidRPr="00074864">
          <w:rPr>
            <w:highlight w:val="yellow"/>
            <w:rPrChange w:id="53" w:author="Sally Manning" w:date="2025-05-05T14:23:00Z" w16du:dateUtc="2025-05-05T21:23:00Z">
              <w:rPr/>
            </w:rPrChange>
          </w:rPr>
          <w:t>Click here for</w:t>
        </w:r>
      </w:ins>
      <w:ins w:id="54" w:author="Sally Manning" w:date="2025-05-05T14:28:00Z" w16du:dateUtc="2025-05-05T21:28:00Z">
        <w:r w:rsidR="00C507F7">
          <w:rPr>
            <w:highlight w:val="yellow"/>
          </w:rPr>
          <w:t xml:space="preserve"> a brochure with</w:t>
        </w:r>
      </w:ins>
      <w:ins w:id="55" w:author="Sally Manning" w:date="2025-05-05T14:23:00Z" w16du:dateUtc="2025-05-05T21:23:00Z">
        <w:r w:rsidRPr="00074864">
          <w:rPr>
            <w:highlight w:val="yellow"/>
            <w:rPrChange w:id="56" w:author="Sally Manning" w:date="2025-05-05T14:23:00Z" w16du:dateUtc="2025-05-05T21:23:00Z">
              <w:rPr/>
            </w:rPrChange>
          </w:rPr>
          <w:t xml:space="preserve"> helpful tips</w:t>
        </w:r>
      </w:ins>
    </w:p>
    <w:p w14:paraId="30A00F29" w14:textId="77777777" w:rsidR="00074864" w:rsidRPr="00074864" w:rsidRDefault="00074864" w:rsidP="00074864">
      <w:r w:rsidRPr="00074864">
        <w:rPr>
          <w:b/>
          <w:bCs/>
        </w:rPr>
        <w:t>Recycling</w:t>
      </w:r>
    </w:p>
    <w:p w14:paraId="07726274" w14:textId="23CF105F" w:rsidR="00074864" w:rsidRPr="00074864" w:rsidRDefault="00074864" w:rsidP="00074864">
      <w:r w:rsidRPr="00074864">
        <w:t xml:space="preserve">The Environmental Department picks up </w:t>
      </w:r>
      <w:proofErr w:type="gramStart"/>
      <w:r w:rsidRPr="00074864">
        <w:t>recyclables</w:t>
      </w:r>
      <w:proofErr w:type="gramEnd"/>
      <w:r w:rsidRPr="00074864">
        <w:t xml:space="preserve"> curbside each Tuesday throughout the Reservation. If you need a bin, help getting started, or advice, please let us know. Call the Environmental Department (760) 938-2003. We</w:t>
      </w:r>
      <w:del w:id="57" w:author="Sally Manning" w:date="2025-05-05T14:27:00Z" w16du:dateUtc="2025-05-05T21:27:00Z">
        <w:r w:rsidRPr="00074864" w:rsidDel="00C507F7">
          <w:delText>â€™</w:delText>
        </w:r>
      </w:del>
      <w:ins w:id="58" w:author="Sally Manning" w:date="2025-05-05T14:27:00Z" w16du:dateUtc="2025-05-05T21:27:00Z">
        <w:r w:rsidR="00C507F7">
          <w:t>’</w:t>
        </w:r>
      </w:ins>
      <w:r w:rsidRPr="00074864">
        <w:t>ll take empty cans, bottles, jars, plastic containers, cardboard, and paper. Please call if you have a large or special item you need help disposing.</w:t>
      </w:r>
    </w:p>
    <w:p w14:paraId="4A37A55A" w14:textId="4ADB73DE" w:rsidR="00074864" w:rsidRPr="00074864" w:rsidRDefault="00074864" w:rsidP="00074864">
      <w:r w:rsidRPr="00074864">
        <w:rPr>
          <w:noProof/>
        </w:rPr>
        <w:drawing>
          <wp:inline distT="0" distB="0" distL="0" distR="0" wp14:anchorId="216B68CC" wp14:editId="09F9AFD7">
            <wp:extent cx="2857500" cy="2133600"/>
            <wp:effectExtent l="0" t="0" r="0" b="0"/>
            <wp:docPr id="221814729" name="Picture 2" descr="big pine tribe environ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g pine tribe environmen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133600"/>
                    </a:xfrm>
                    <a:prstGeom prst="rect">
                      <a:avLst/>
                    </a:prstGeom>
                    <a:noFill/>
                    <a:ln>
                      <a:noFill/>
                    </a:ln>
                  </pic:spPr>
                </pic:pic>
              </a:graphicData>
            </a:graphic>
          </wp:inline>
        </w:drawing>
      </w:r>
    </w:p>
    <w:p w14:paraId="53CF43C9" w14:textId="77777777" w:rsidR="00074864" w:rsidRPr="00074864" w:rsidRDefault="00074864" w:rsidP="00074864">
      <w:r w:rsidRPr="00074864">
        <w:rPr>
          <w:b/>
          <w:bCs/>
        </w:rPr>
        <w:t>RECYCLE EVERY TUESDAY!</w:t>
      </w:r>
    </w:p>
    <w:p w14:paraId="3D1057FD" w14:textId="77777777" w:rsidR="00074864" w:rsidRDefault="00074864"/>
    <w:p w14:paraId="3D6E19BB" w14:textId="77777777" w:rsidR="00834FD3" w:rsidRPr="00834FD3" w:rsidRDefault="00834FD3" w:rsidP="00834FD3">
      <w:r w:rsidRPr="00834FD3">
        <w:rPr>
          <w:b/>
          <w:bCs/>
        </w:rPr>
        <w:t>List of items that Big Pine Tribal Environmental Department will pick up:</w:t>
      </w:r>
    </w:p>
    <w:p w14:paraId="43DDFA9E" w14:textId="10B9BBEC" w:rsidR="00834FD3" w:rsidRPr="00834FD3" w:rsidRDefault="00834FD3" w:rsidP="00834FD3">
      <w:pPr>
        <w:numPr>
          <w:ilvl w:val="0"/>
          <w:numId w:val="1"/>
        </w:numPr>
      </w:pPr>
      <w:r w:rsidRPr="00834FD3">
        <w:t xml:space="preserve">All California Redemption Value (CRV) or items stamped </w:t>
      </w:r>
      <w:r>
        <w:t>“</w:t>
      </w:r>
      <w:r w:rsidRPr="00834FD3">
        <w:t>CA Cash Refund.</w:t>
      </w:r>
      <w:r>
        <w:t>”</w:t>
      </w:r>
      <w:r w:rsidRPr="00834FD3">
        <w:t xml:space="preserve"> This mostly includes drink containers such as aluminum cans, glass and plastic bottles.</w:t>
      </w:r>
    </w:p>
    <w:p w14:paraId="35E45784" w14:textId="49E8976E" w:rsidR="00834FD3" w:rsidRPr="00834FD3" w:rsidRDefault="00834FD3" w:rsidP="00834FD3">
      <w:pPr>
        <w:numPr>
          <w:ilvl w:val="0"/>
          <w:numId w:val="1"/>
        </w:numPr>
      </w:pPr>
      <w:r w:rsidRPr="00834FD3">
        <w:rPr>
          <w:b/>
          <w:bCs/>
        </w:rPr>
        <w:lastRenderedPageBreak/>
        <w:t>Glass:</w:t>
      </w:r>
      <w:r w:rsidRPr="00834FD3">
        <w:t> All glass bottles and containers, including clear, brown and green glass. (Please don</w:t>
      </w:r>
      <w:r>
        <w:t>’</w:t>
      </w:r>
      <w:r w:rsidRPr="00834FD3">
        <w:t>t include mirrors, broken glass, window or auto glass.)</w:t>
      </w:r>
    </w:p>
    <w:p w14:paraId="13FE2DCF" w14:textId="7B0643FA" w:rsidR="00834FD3" w:rsidRPr="00834FD3" w:rsidRDefault="00834FD3" w:rsidP="00834FD3">
      <w:pPr>
        <w:numPr>
          <w:ilvl w:val="0"/>
          <w:numId w:val="1"/>
        </w:numPr>
      </w:pPr>
      <w:proofErr w:type="gramStart"/>
      <w:r w:rsidRPr="00834FD3">
        <w:rPr>
          <w:b/>
          <w:bCs/>
        </w:rPr>
        <w:t>Plastic:</w:t>
      </w:r>
      <w:r w:rsidRPr="00834FD3">
        <w:t> #</w:t>
      </w:r>
      <w:proofErr w:type="gramEnd"/>
      <w:r w:rsidRPr="00834FD3">
        <w:t>1 and #2 plastic ONLY!</w:t>
      </w:r>
    </w:p>
    <w:p w14:paraId="19302349" w14:textId="77777777" w:rsidR="00834FD3" w:rsidRPr="00834FD3" w:rsidRDefault="00834FD3" w:rsidP="00834FD3">
      <w:pPr>
        <w:numPr>
          <w:ilvl w:val="0"/>
          <w:numId w:val="1"/>
        </w:numPr>
      </w:pPr>
      <w:r w:rsidRPr="00834FD3">
        <w:t>Newspapers, including the inserts.</w:t>
      </w:r>
    </w:p>
    <w:p w14:paraId="66C66D20" w14:textId="77777777" w:rsidR="00834FD3" w:rsidRPr="00834FD3" w:rsidRDefault="00834FD3" w:rsidP="00834FD3">
      <w:pPr>
        <w:numPr>
          <w:ilvl w:val="0"/>
          <w:numId w:val="1"/>
        </w:numPr>
      </w:pPr>
      <w:r w:rsidRPr="00834FD3">
        <w:t>Corrugated cardboard.</w:t>
      </w:r>
    </w:p>
    <w:p w14:paraId="65555B02" w14:textId="56AC5B81" w:rsidR="00834FD3" w:rsidRPr="00834FD3" w:rsidDel="00834FD3" w:rsidRDefault="00834FD3" w:rsidP="00834FD3">
      <w:pPr>
        <w:numPr>
          <w:ilvl w:val="0"/>
          <w:numId w:val="1"/>
        </w:numPr>
        <w:rPr>
          <w:moveFrom w:id="59" w:author="Sally Manning" w:date="2025-05-05T10:08:00Z" w16du:dateUtc="2025-05-05T17:08:00Z"/>
        </w:rPr>
      </w:pPr>
      <w:moveFromRangeStart w:id="60" w:author="Sally Manning" w:date="2025-05-05T10:08:00Z" w:name="move197332128"/>
      <w:moveFrom w:id="61" w:author="Sally Manning" w:date="2025-05-05T10:08:00Z" w16du:dateUtc="2025-05-05T17:08:00Z">
        <w:r w:rsidRPr="00834FD3" w:rsidDel="00834FD3">
          <w:t>Chipboard: Cereal, tissue, shoe and other such boxes</w:t>
        </w:r>
      </w:moveFrom>
    </w:p>
    <w:moveFromRangeEnd w:id="60"/>
    <w:p w14:paraId="16915BA2" w14:textId="002B091E" w:rsidR="00834FD3" w:rsidRDefault="00834FD3" w:rsidP="00834FD3">
      <w:pPr>
        <w:numPr>
          <w:ilvl w:val="0"/>
          <w:numId w:val="1"/>
        </w:numPr>
        <w:rPr>
          <w:ins w:id="62" w:author="Sally Manning" w:date="2025-05-07T11:10:00Z" w16du:dateUtc="2025-05-07T18:10:00Z"/>
        </w:rPr>
      </w:pPr>
      <w:r w:rsidRPr="00834FD3">
        <w:rPr>
          <w:b/>
          <w:bCs/>
        </w:rPr>
        <w:t>Paper:</w:t>
      </w:r>
      <w:r w:rsidRPr="00834FD3">
        <w:t> Office paper</w:t>
      </w:r>
      <w:del w:id="63" w:author="Sally Manning" w:date="2025-05-05T10:08:00Z" w16du:dateUtc="2025-05-05T17:08:00Z">
        <w:r w:rsidRPr="00834FD3" w:rsidDel="00834FD3">
          <w:delText>, junk mail, unbound magazines or catalogs</w:delText>
        </w:r>
      </w:del>
    </w:p>
    <w:p w14:paraId="68C2253A" w14:textId="37B0A681" w:rsidR="004112CC" w:rsidRPr="00834FD3" w:rsidRDefault="004112CC" w:rsidP="00834FD3">
      <w:pPr>
        <w:numPr>
          <w:ilvl w:val="0"/>
          <w:numId w:val="1"/>
        </w:numPr>
      </w:pPr>
      <w:ins w:id="64" w:author="Sally Manning" w:date="2025-05-07T11:10:00Z" w16du:dateUtc="2025-05-07T18:10:00Z">
        <w:r>
          <w:rPr>
            <w:b/>
            <w:bCs/>
          </w:rPr>
          <w:t>Metal:</w:t>
        </w:r>
        <w:r w:rsidRPr="004112CC">
          <w:rPr>
            <w:rPrChange w:id="65" w:author="Sally Manning" w:date="2025-05-07T11:10:00Z" w16du:dateUtc="2025-05-07T18:10:00Z">
              <w:rPr>
                <w:b/>
                <w:bCs/>
              </w:rPr>
            </w:rPrChange>
          </w:rPr>
          <w:t xml:space="preserve"> </w:t>
        </w:r>
        <w:r>
          <w:t xml:space="preserve">empty, </w:t>
        </w:r>
        <w:r w:rsidRPr="004112CC">
          <w:rPr>
            <w:rPrChange w:id="66" w:author="Sally Manning" w:date="2025-05-07T11:10:00Z" w16du:dateUtc="2025-05-07T18:10:00Z">
              <w:rPr>
                <w:b/>
                <w:bCs/>
              </w:rPr>
            </w:rPrChange>
          </w:rPr>
          <w:t>clean cans</w:t>
        </w:r>
      </w:ins>
    </w:p>
    <w:p w14:paraId="5145485A" w14:textId="77777777" w:rsidR="00834FD3" w:rsidRPr="00834FD3" w:rsidRDefault="00834FD3" w:rsidP="00834FD3">
      <w:r w:rsidRPr="00834FD3">
        <w:rPr>
          <w:b/>
          <w:bCs/>
        </w:rPr>
        <w:t>PLEASE make sure recyclables are EMPTY and CLEAN!</w:t>
      </w:r>
    </w:p>
    <w:p w14:paraId="69F58174" w14:textId="77777777" w:rsidR="00834FD3" w:rsidRPr="00834FD3" w:rsidRDefault="00834FD3" w:rsidP="00834FD3">
      <w:r w:rsidRPr="00834FD3">
        <w:t xml:space="preserve">Please remove lids, remove all contents of the container, and rinse clean. Items not suitable for recycling may be left in your bin for you to </w:t>
      </w:r>
      <w:proofErr w:type="gramStart"/>
      <w:r w:rsidRPr="00834FD3">
        <w:t>dispose</w:t>
      </w:r>
      <w:proofErr w:type="gramEnd"/>
      <w:r w:rsidRPr="00834FD3">
        <w:t>. The Recycling program is sorry for any frustration this may cause.</w:t>
      </w:r>
    </w:p>
    <w:p w14:paraId="0A743A67" w14:textId="6D37E573" w:rsidR="00834FD3" w:rsidRPr="00834FD3" w:rsidRDefault="00834FD3" w:rsidP="00834FD3">
      <w:r w:rsidRPr="00834FD3">
        <w:t>The following items may be collected by the Environmental Department but please call to arrange for removal (760-938-2003 ext. 23</w:t>
      </w:r>
      <w:ins w:id="67" w:author="Sally Manning" w:date="2025-05-05T10:09:00Z" w16du:dateUtc="2025-05-05T17:09:00Z">
        <w:r>
          <w:t>7</w:t>
        </w:r>
      </w:ins>
      <w:del w:id="68" w:author="Sally Manning" w:date="2025-05-05T10:09:00Z" w16du:dateUtc="2025-05-05T17:09:00Z">
        <w:r w:rsidRPr="00834FD3" w:rsidDel="00834FD3">
          <w:delText>4</w:delText>
        </w:r>
      </w:del>
      <w:r w:rsidRPr="00834FD3">
        <w:t>):</w:t>
      </w:r>
    </w:p>
    <w:p w14:paraId="125CB5E6" w14:textId="5CEDD9AC" w:rsidR="00834FD3" w:rsidRDefault="00834FD3" w:rsidP="00834FD3">
      <w:pPr>
        <w:numPr>
          <w:ilvl w:val="0"/>
          <w:numId w:val="2"/>
        </w:numPr>
        <w:rPr>
          <w:ins w:id="69" w:author="Sally Manning" w:date="2025-05-05T10:10:00Z" w16du:dateUtc="2025-05-05T17:10:00Z"/>
        </w:rPr>
      </w:pPr>
      <w:ins w:id="70" w:author="Sally Manning" w:date="2025-05-05T10:10:00Z" w16du:dateUtc="2025-05-05T17:10:00Z">
        <w:r>
          <w:t>Mattresses</w:t>
        </w:r>
      </w:ins>
    </w:p>
    <w:p w14:paraId="27F12D2E" w14:textId="640E443D" w:rsidR="00834FD3" w:rsidRPr="00834FD3" w:rsidRDefault="00834FD3" w:rsidP="00834FD3">
      <w:pPr>
        <w:numPr>
          <w:ilvl w:val="0"/>
          <w:numId w:val="2"/>
        </w:numPr>
      </w:pPr>
      <w:r w:rsidRPr="00834FD3">
        <w:t>Electronic E-Waste: Computers and peripherals, monitors, keyboard, mouse, printers, telephones, etc. Almost anything with a cord is recyclable.</w:t>
      </w:r>
    </w:p>
    <w:p w14:paraId="6A5EF42E" w14:textId="7674B731" w:rsidR="00834FD3" w:rsidRPr="00834FD3" w:rsidRDefault="004112CC" w:rsidP="00834FD3">
      <w:pPr>
        <w:numPr>
          <w:ilvl w:val="0"/>
          <w:numId w:val="2"/>
        </w:numPr>
      </w:pPr>
      <w:ins w:id="71" w:author="Sally Manning" w:date="2025-05-07T11:11:00Z" w16du:dateUtc="2025-05-07T18:11:00Z">
        <w:r>
          <w:t xml:space="preserve">Miscellaneous </w:t>
        </w:r>
      </w:ins>
      <w:r w:rsidR="00834FD3" w:rsidRPr="00834FD3">
        <w:t>Metal</w:t>
      </w:r>
      <w:del w:id="72" w:author="Sally Manning" w:date="2025-05-07T11:11:00Z" w16du:dateUtc="2025-05-07T18:11:00Z">
        <w:r w:rsidR="00834FD3" w:rsidRPr="00834FD3" w:rsidDel="004112CC">
          <w:delText>,</w:delText>
        </w:r>
      </w:del>
      <w:ins w:id="73" w:author="Sally Manning" w:date="2025-05-07T11:11:00Z" w16du:dateUtc="2025-05-07T18:11:00Z">
        <w:r>
          <w:t xml:space="preserve"> and</w:t>
        </w:r>
      </w:ins>
      <w:r w:rsidR="00834FD3" w:rsidRPr="00834FD3">
        <w:t xml:space="preserve"> </w:t>
      </w:r>
      <w:del w:id="74" w:author="Sally Manning" w:date="2025-05-07T11:11:00Z" w16du:dateUtc="2025-05-07T18:11:00Z">
        <w:r w:rsidR="00834FD3" w:rsidRPr="00834FD3" w:rsidDel="004112CC">
          <w:delText>Wood,</w:delText>
        </w:r>
      </w:del>
      <w:r w:rsidR="00834FD3" w:rsidRPr="00834FD3">
        <w:t xml:space="preserve"> </w:t>
      </w:r>
      <w:del w:id="75" w:author="Sally Manning" w:date="2025-05-05T10:09:00Z" w16du:dateUtc="2025-05-05T17:09:00Z">
        <w:r w:rsidR="00834FD3" w:rsidRPr="00834FD3" w:rsidDel="00834FD3">
          <w:delText xml:space="preserve">Cars, </w:delText>
        </w:r>
      </w:del>
      <w:r w:rsidR="00834FD3" w:rsidRPr="00834FD3">
        <w:t>Appliances</w:t>
      </w:r>
      <w:del w:id="76" w:author="Sally Manning" w:date="2025-05-07T11:12:00Z" w16du:dateUtc="2025-05-07T18:12:00Z">
        <w:r w:rsidR="00834FD3" w:rsidRPr="00834FD3" w:rsidDel="004112CC">
          <w:delText>, and any large items</w:delText>
        </w:r>
      </w:del>
    </w:p>
    <w:p w14:paraId="57CA8AEF" w14:textId="77777777" w:rsidR="00834FD3" w:rsidRPr="00834FD3" w:rsidRDefault="00834FD3" w:rsidP="00834FD3">
      <w:pPr>
        <w:numPr>
          <w:ilvl w:val="0"/>
          <w:numId w:val="2"/>
        </w:numPr>
      </w:pPr>
      <w:r w:rsidRPr="00834FD3">
        <w:t>Household Hazardous Waste, such as paints, pesticides, motor oil, bleach, solvents, and used batteries</w:t>
      </w:r>
    </w:p>
    <w:p w14:paraId="1040E731" w14:textId="77777777" w:rsidR="00834FD3" w:rsidRDefault="00834FD3" w:rsidP="00834FD3">
      <w:pPr>
        <w:numPr>
          <w:ilvl w:val="0"/>
          <w:numId w:val="2"/>
        </w:numPr>
        <w:rPr>
          <w:ins w:id="77" w:author="Sally Manning" w:date="2025-05-05T10:10:00Z" w16du:dateUtc="2025-05-05T17:10:00Z"/>
        </w:rPr>
      </w:pPr>
      <w:r w:rsidRPr="00834FD3">
        <w:t>Fluorescent and compact fluorescent (e.g. spiral) light tubes and bulbs.</w:t>
      </w:r>
    </w:p>
    <w:p w14:paraId="6148EBFB" w14:textId="3626F6B9" w:rsidR="00834FD3" w:rsidRPr="00834FD3" w:rsidRDefault="00834FD3" w:rsidP="00834FD3">
      <w:pPr>
        <w:numPr>
          <w:ilvl w:val="0"/>
          <w:numId w:val="2"/>
        </w:numPr>
      </w:pPr>
      <w:ins w:id="78" w:author="Sally Manning" w:date="2025-05-05T10:10:00Z" w16du:dateUtc="2025-05-05T17:10:00Z">
        <w:r>
          <w:t>Vehicles may require additional services</w:t>
        </w:r>
      </w:ins>
    </w:p>
    <w:p w14:paraId="24F1F9A6" w14:textId="322CB3C5" w:rsidR="00834FD3" w:rsidRPr="00834FD3" w:rsidRDefault="00834FD3" w:rsidP="00834FD3">
      <w:r w:rsidRPr="00834FD3">
        <w:rPr>
          <w:b/>
          <w:bCs/>
        </w:rPr>
        <w:t>Note:</w:t>
      </w:r>
      <w:del w:id="79" w:author="Sally Manning" w:date="2025-05-05T10:10:00Z" w16du:dateUtc="2025-05-05T17:10:00Z">
        <w:r w:rsidRPr="00834FD3" w:rsidDel="00542645">
          <w:delText>Â</w:delText>
        </w:r>
      </w:del>
      <w:r w:rsidRPr="00834FD3">
        <w:t> The Environmental Department will charge a fee on certain items to be hauled for disposal. These fees are in accordance with what the County charges at the gate. Please see the County</w:t>
      </w:r>
      <w:ins w:id="80" w:author="Sally Manning" w:date="2025-05-05T10:11:00Z" w16du:dateUtc="2025-05-05T17:11:00Z">
        <w:r w:rsidR="00542645">
          <w:t>’</w:t>
        </w:r>
      </w:ins>
      <w:del w:id="81" w:author="Sally Manning" w:date="2025-05-05T10:11:00Z" w16du:dateUtc="2025-05-05T17:11:00Z">
        <w:r w:rsidRPr="00834FD3" w:rsidDel="00542645">
          <w:delText>â</w:delText>
        </w:r>
      </w:del>
      <w:del w:id="82" w:author="Sally Manning" w:date="2025-05-05T10:10:00Z" w16du:dateUtc="2025-05-05T17:10:00Z">
        <w:r w:rsidRPr="00834FD3" w:rsidDel="00542645">
          <w:delText>€™</w:delText>
        </w:r>
      </w:del>
      <w:r w:rsidRPr="00834FD3">
        <w:t xml:space="preserve">s website for the list of fees </w:t>
      </w:r>
      <w:ins w:id="83" w:author="Sally Manning" w:date="2025-05-05T10:11:00Z" w16du:dateUtc="2025-05-05T17:11:00Z">
        <w:r w:rsidR="00542645">
          <w:fldChar w:fldCharType="begin"/>
        </w:r>
        <w:r w:rsidR="00542645">
          <w:instrText>HYPERLINK "</w:instrText>
        </w:r>
      </w:ins>
      <w:r w:rsidR="00542645" w:rsidRPr="00834FD3">
        <w:instrText>http://www.inyocountysolidwaste.com/fees.html</w:instrText>
      </w:r>
      <w:ins w:id="84" w:author="Sally Manning" w:date="2025-05-05T10:11:00Z" w16du:dateUtc="2025-05-05T17:11:00Z">
        <w:r w:rsidR="00542645">
          <w:instrText>"</w:instrText>
        </w:r>
        <w:r w:rsidR="00542645">
          <w:fldChar w:fldCharType="separate"/>
        </w:r>
      </w:ins>
      <w:r w:rsidR="00542645" w:rsidRPr="00834FD3">
        <w:rPr>
          <w:rStyle w:val="Hyperlink"/>
        </w:rPr>
        <w:t>http://www.inyocountysolidwaste.com/fees.html</w:t>
      </w:r>
      <w:ins w:id="85" w:author="Sally Manning" w:date="2025-05-05T10:11:00Z" w16du:dateUtc="2025-05-05T17:11:00Z">
        <w:r w:rsidR="00542645">
          <w:fldChar w:fldCharType="end"/>
        </w:r>
        <w:r w:rsidR="00542645">
          <w:t xml:space="preserve"> </w:t>
        </w:r>
      </w:ins>
      <w:r w:rsidRPr="00834FD3">
        <w:t xml:space="preserve"> Thank you for doing your part!</w:t>
      </w:r>
    </w:p>
    <w:p w14:paraId="72032DA4" w14:textId="77777777" w:rsidR="00834FD3" w:rsidRPr="00834FD3" w:rsidRDefault="00834FD3" w:rsidP="00834FD3">
      <w:r w:rsidRPr="00834FD3">
        <w:t>List of THINGS THAT CANNOT BE RECYCLED now: (some of this is just plain common sense, but sometimes we all wonder!)</w:t>
      </w:r>
    </w:p>
    <w:p w14:paraId="7EFAF2B2" w14:textId="77777777" w:rsidR="00834FD3" w:rsidRPr="00834FD3" w:rsidRDefault="00834FD3" w:rsidP="00834FD3">
      <w:pPr>
        <w:numPr>
          <w:ilvl w:val="0"/>
          <w:numId w:val="3"/>
        </w:numPr>
      </w:pPr>
      <w:r w:rsidRPr="00834FD3">
        <w:lastRenderedPageBreak/>
        <w:t>Anything messy with food, tape, or dirt, or Combination items, such as plastic wrap stuck on cardboard or foil-lined boxes. (However, if it can be cleaned and separated, please do so before tossing the recyclable part in your bin!)</w:t>
      </w:r>
    </w:p>
    <w:p w14:paraId="7C3D9C42" w14:textId="77777777" w:rsidR="00834FD3" w:rsidRDefault="00834FD3" w:rsidP="00834FD3">
      <w:pPr>
        <w:numPr>
          <w:ilvl w:val="0"/>
          <w:numId w:val="3"/>
        </w:numPr>
        <w:rPr>
          <w:ins w:id="86" w:author="Sally Manning" w:date="2025-05-05T10:08:00Z" w16du:dateUtc="2025-05-05T17:08:00Z"/>
        </w:rPr>
      </w:pPr>
      <w:r w:rsidRPr="00834FD3">
        <w:t xml:space="preserve">Most paper, foil, plastic, and foam food wrappers that have been in direct contact with food, such as </w:t>
      </w:r>
      <w:proofErr w:type="gramStart"/>
      <w:r w:rsidRPr="00834FD3">
        <w:t>fast food</w:t>
      </w:r>
      <w:proofErr w:type="gramEnd"/>
      <w:r w:rsidRPr="00834FD3">
        <w:t xml:space="preserve"> wrappers and containers, candy bar wrappers. No messy pizza boxes.</w:t>
      </w:r>
    </w:p>
    <w:p w14:paraId="74092CC6" w14:textId="77777777" w:rsidR="00834FD3" w:rsidRPr="00834FD3" w:rsidRDefault="00834FD3" w:rsidP="00834FD3">
      <w:pPr>
        <w:numPr>
          <w:ilvl w:val="0"/>
          <w:numId w:val="3"/>
        </w:numPr>
        <w:rPr>
          <w:moveTo w:id="87" w:author="Sally Manning" w:date="2025-05-05T10:08:00Z" w16du:dateUtc="2025-05-05T17:08:00Z"/>
        </w:rPr>
      </w:pPr>
      <w:moveToRangeStart w:id="88" w:author="Sally Manning" w:date="2025-05-05T10:08:00Z" w:name="move197332128"/>
      <w:moveTo w:id="89" w:author="Sally Manning" w:date="2025-05-05T10:08:00Z" w16du:dateUtc="2025-05-05T17:08:00Z">
        <w:r w:rsidRPr="00834FD3">
          <w:t>Chipboard: Cereal, tissue, shoe and other such boxes</w:t>
        </w:r>
      </w:moveTo>
    </w:p>
    <w:moveToRangeEnd w:id="88"/>
    <w:p w14:paraId="04AD9AB5" w14:textId="4D35089C" w:rsidR="00834FD3" w:rsidRPr="00834FD3" w:rsidRDefault="00834FD3" w:rsidP="00834FD3">
      <w:pPr>
        <w:numPr>
          <w:ilvl w:val="0"/>
          <w:numId w:val="3"/>
        </w:numPr>
      </w:pPr>
      <w:ins w:id="90" w:author="Sally Manning" w:date="2025-05-05T10:08:00Z" w16du:dateUtc="2025-05-05T17:08:00Z">
        <w:r>
          <w:t>Glossy paper</w:t>
        </w:r>
        <w:r w:rsidRPr="00834FD3">
          <w:t>, magazines</w:t>
        </w:r>
      </w:ins>
      <w:ins w:id="91" w:author="Sally Manning" w:date="2025-05-05T10:09:00Z" w16du:dateUtc="2025-05-05T17:09:00Z">
        <w:r>
          <w:t>,</w:t>
        </w:r>
      </w:ins>
      <w:ins w:id="92" w:author="Sally Manning" w:date="2025-05-05T10:08:00Z" w16du:dateUtc="2025-05-05T17:08:00Z">
        <w:r w:rsidRPr="00834FD3">
          <w:t xml:space="preserve"> catalogs</w:t>
        </w:r>
      </w:ins>
    </w:p>
    <w:p w14:paraId="62A08B15" w14:textId="77777777" w:rsidR="00834FD3" w:rsidRPr="00834FD3" w:rsidRDefault="00834FD3" w:rsidP="00834FD3">
      <w:pPr>
        <w:numPr>
          <w:ilvl w:val="0"/>
          <w:numId w:val="3"/>
        </w:numPr>
      </w:pPr>
      <w:r w:rsidRPr="00834FD3">
        <w:t>Most (used) paper plates, cups, cup lids, plastic utensils</w:t>
      </w:r>
    </w:p>
    <w:p w14:paraId="44048F40" w14:textId="77777777" w:rsidR="00834FD3" w:rsidRPr="00834FD3" w:rsidRDefault="00834FD3" w:rsidP="00834FD3">
      <w:pPr>
        <w:numPr>
          <w:ilvl w:val="0"/>
          <w:numId w:val="3"/>
        </w:numPr>
      </w:pPr>
      <w:r w:rsidRPr="00834FD3">
        <w:t>Paper napkins, tissue, toilet paper, paper towels</w:t>
      </w:r>
    </w:p>
    <w:p w14:paraId="7DF8764B" w14:textId="77777777" w:rsidR="00834FD3" w:rsidRPr="00834FD3" w:rsidRDefault="00834FD3" w:rsidP="00834FD3">
      <w:pPr>
        <w:numPr>
          <w:ilvl w:val="0"/>
          <w:numId w:val="3"/>
        </w:numPr>
      </w:pPr>
      <w:r w:rsidRPr="00834FD3">
        <w:t>Bags from pet food, charcoal, fertilizer</w:t>
      </w:r>
    </w:p>
    <w:p w14:paraId="3FDF189A" w14:textId="77777777" w:rsidR="00834FD3" w:rsidRPr="00834FD3" w:rsidRDefault="00834FD3" w:rsidP="00834FD3">
      <w:pPr>
        <w:numPr>
          <w:ilvl w:val="0"/>
          <w:numId w:val="3"/>
        </w:numPr>
      </w:pPr>
      <w:r w:rsidRPr="00834FD3">
        <w:t>Bubble style or plastic or Tyvek mailing envelopes</w:t>
      </w:r>
    </w:p>
    <w:p w14:paraId="6CBFA170" w14:textId="77777777" w:rsidR="00834FD3" w:rsidRPr="00834FD3" w:rsidRDefault="00834FD3" w:rsidP="00834FD3">
      <w:pPr>
        <w:numPr>
          <w:ilvl w:val="0"/>
          <w:numId w:val="3"/>
        </w:numPr>
      </w:pPr>
      <w:r w:rsidRPr="00834FD3">
        <w:t>Styrofoam</w:t>
      </w:r>
    </w:p>
    <w:p w14:paraId="0EA12932" w14:textId="77777777" w:rsidR="00834FD3" w:rsidRPr="00834FD3" w:rsidRDefault="00834FD3" w:rsidP="00834FD3">
      <w:pPr>
        <w:numPr>
          <w:ilvl w:val="0"/>
          <w:numId w:val="3"/>
        </w:numPr>
      </w:pPr>
      <w:r w:rsidRPr="00834FD3">
        <w:t>Broken glass, old-style light bulbs, dishes, mirrors, window or auto glass, drinking glasses</w:t>
      </w:r>
    </w:p>
    <w:p w14:paraId="57B61F08" w14:textId="77777777" w:rsidR="00834FD3" w:rsidRPr="00834FD3" w:rsidRDefault="00834FD3" w:rsidP="00834FD3">
      <w:pPr>
        <w:numPr>
          <w:ilvl w:val="0"/>
          <w:numId w:val="3"/>
        </w:numPr>
      </w:pPr>
      <w:r w:rsidRPr="00834FD3">
        <w:t>Books (hardbound or paperback) or catalogs with a glued binding</w:t>
      </w:r>
    </w:p>
    <w:p w14:paraId="00D154C5" w14:textId="77777777" w:rsidR="00834FD3" w:rsidRPr="00834FD3" w:rsidRDefault="00834FD3" w:rsidP="00834FD3">
      <w:pPr>
        <w:numPr>
          <w:ilvl w:val="0"/>
          <w:numId w:val="3"/>
        </w:numPr>
      </w:pPr>
      <w:r w:rsidRPr="00834FD3">
        <w:t>Photographs on old-style photo paper</w:t>
      </w:r>
    </w:p>
    <w:p w14:paraId="79ADBB64" w14:textId="77777777" w:rsidR="00834FD3" w:rsidRPr="00834FD3" w:rsidRDefault="00834FD3" w:rsidP="00834FD3">
      <w:pPr>
        <w:numPr>
          <w:ilvl w:val="0"/>
          <w:numId w:val="3"/>
        </w:numPr>
      </w:pPr>
      <w:r w:rsidRPr="00834FD3">
        <w:t>Rubber bands</w:t>
      </w:r>
    </w:p>
    <w:p w14:paraId="18FAE384" w14:textId="77777777" w:rsidR="00834FD3" w:rsidRPr="00834FD3" w:rsidRDefault="00834FD3" w:rsidP="00834FD3">
      <w:pPr>
        <w:numPr>
          <w:ilvl w:val="0"/>
          <w:numId w:val="3"/>
        </w:numPr>
      </w:pPr>
      <w:r w:rsidRPr="00834FD3">
        <w:t>Cloth or clothing</w:t>
      </w:r>
    </w:p>
    <w:p w14:paraId="6BF70B74" w14:textId="2FAAB177" w:rsidR="00834FD3" w:rsidRPr="00834FD3" w:rsidRDefault="00834FD3" w:rsidP="00834FD3">
      <w:r w:rsidRPr="00834FD3">
        <w:t xml:space="preserve">Try adopting a motto: </w:t>
      </w:r>
      <w:del w:id="93" w:author="Sally Manning" w:date="2025-05-05T10:12:00Z" w16du:dateUtc="2025-05-05T17:12:00Z">
        <w:r w:rsidRPr="00834FD3" w:rsidDel="00542645">
          <w:delText>â€œ</w:delText>
        </w:r>
      </w:del>
      <w:ins w:id="94" w:author="Sally Manning" w:date="2025-05-05T10:12:00Z" w16du:dateUtc="2025-05-05T17:12:00Z">
        <w:r w:rsidR="00542645">
          <w:t>”</w:t>
        </w:r>
      </w:ins>
      <w:r w:rsidRPr="00834FD3">
        <w:rPr>
          <w:b/>
          <w:bCs/>
        </w:rPr>
        <w:t>Reduce, Reuse, Recycle,</w:t>
      </w:r>
      <w:ins w:id="95" w:author="Sally Manning" w:date="2025-05-05T10:12:00Z" w16du:dateUtc="2025-05-05T17:12:00Z">
        <w:r w:rsidR="00542645">
          <w:rPr>
            <w:rFonts w:ascii="Aptos" w:hAnsi="Aptos" w:cs="Aptos"/>
          </w:rPr>
          <w:t>”</w:t>
        </w:r>
      </w:ins>
      <w:del w:id="96" w:author="Sally Manning" w:date="2025-05-05T10:12:00Z" w16du:dateUtc="2025-05-05T17:12:00Z">
        <w:r w:rsidRPr="00834FD3" w:rsidDel="00542645">
          <w:delText>â€</w:delText>
        </w:r>
        <w:r w:rsidRPr="00834FD3" w:rsidDel="00542645">
          <w:rPr>
            <w:rFonts w:ascii="Aptos" w:hAnsi="Aptos" w:cs="Aptos"/>
          </w:rPr>
          <w:delText></w:delText>
        </w:r>
      </w:del>
      <w:r w:rsidRPr="00834FD3">
        <w:t xml:space="preserve"> in that order. It</w:t>
      </w:r>
      <w:del w:id="97" w:author="Sally Manning" w:date="2025-05-05T10:12:00Z" w16du:dateUtc="2025-05-05T17:12:00Z">
        <w:r w:rsidRPr="00834FD3" w:rsidDel="00542645">
          <w:rPr>
            <w:rFonts w:ascii="Aptos" w:hAnsi="Aptos" w:cs="Aptos"/>
          </w:rPr>
          <w:delText>â€™</w:delText>
        </w:r>
      </w:del>
      <w:ins w:id="98" w:author="Sally Manning" w:date="2025-05-05T10:12:00Z" w16du:dateUtc="2025-05-05T17:12:00Z">
        <w:r w:rsidR="00542645">
          <w:rPr>
            <w:rFonts w:ascii="Aptos" w:hAnsi="Aptos" w:cs="Aptos"/>
          </w:rPr>
          <w:t>’</w:t>
        </w:r>
      </w:ins>
      <w:r w:rsidRPr="00834FD3">
        <w:t xml:space="preserve">s best to reduce unnecessary consumption, thereby precluding the need to secondarily </w:t>
      </w:r>
      <w:del w:id="99" w:author="Sally Manning" w:date="2025-05-05T10:12:00Z" w16du:dateUtc="2025-05-05T17:12:00Z">
        <w:r w:rsidRPr="00834FD3" w:rsidDel="00542645">
          <w:rPr>
            <w:rFonts w:ascii="Aptos" w:hAnsi="Aptos" w:cs="Aptos"/>
          </w:rPr>
          <w:delText>â€œ</w:delText>
        </w:r>
      </w:del>
      <w:r w:rsidRPr="00834FD3">
        <w:t>process</w:t>
      </w:r>
      <w:del w:id="100" w:author="Sally Manning" w:date="2025-05-05T10:12:00Z" w16du:dateUtc="2025-05-05T17:12:00Z">
        <w:r w:rsidRPr="00834FD3" w:rsidDel="00542645">
          <w:rPr>
            <w:rFonts w:ascii="Aptos" w:hAnsi="Aptos" w:cs="Aptos"/>
          </w:rPr>
          <w:delText>â€</w:delText>
        </w:r>
      </w:del>
      <w:r w:rsidRPr="00834FD3">
        <w:t xml:space="preserve"> (dispose of) the item (or its wrapper)! If you have an item that can be reused, but you no longer need it, consider donating it. Charities, thrift stores, garage sales, and other opportunities exist for getting items to people in need. When you have a choice, choose items that can be reused or recycled.</w:t>
      </w:r>
    </w:p>
    <w:p w14:paraId="7F7F4C6F" w14:textId="77777777" w:rsidR="00834FD3" w:rsidRPr="00834FD3" w:rsidRDefault="00834FD3" w:rsidP="00834FD3">
      <w:r w:rsidRPr="00834FD3">
        <w:t>We invite all households to recycle and promote other efforts to keep our community clean. If you need help getting started with recycling, or if you have any questions, please call the Environmental Department at</w:t>
      </w:r>
      <w:del w:id="101" w:author="Sally Manning" w:date="2025-05-05T10:12:00Z" w16du:dateUtc="2025-05-05T17:12:00Z">
        <w:r w:rsidRPr="00834FD3" w:rsidDel="00542645">
          <w:delText>Â</w:delText>
        </w:r>
      </w:del>
      <w:r w:rsidRPr="00834FD3">
        <w:t> </w:t>
      </w:r>
      <w:r w:rsidRPr="00834FD3">
        <w:rPr>
          <w:b/>
          <w:bCs/>
        </w:rPr>
        <w:t>760-938-2003</w:t>
      </w:r>
      <w:r w:rsidRPr="00834FD3">
        <w:t>.</w:t>
      </w:r>
    </w:p>
    <w:p w14:paraId="51A442B9" w14:textId="3915B7BC" w:rsidR="00834FD3" w:rsidRPr="000F22A5" w:rsidRDefault="00834FD3" w:rsidP="00834FD3">
      <w:r w:rsidRPr="000F22A5">
        <w:rPr>
          <w:highlight w:val="yellow"/>
          <w:rPrChange w:id="102" w:author="Sally Manning" w:date="2025-05-05T14:10:00Z" w16du:dateUtc="2025-05-05T21:10:00Z">
            <w:rPr/>
          </w:rPrChange>
        </w:rPr>
        <w:t xml:space="preserve">Click here for </w:t>
      </w:r>
      <w:del w:id="103" w:author="Sally Manning" w:date="2025-05-05T14:06:00Z" w16du:dateUtc="2025-05-05T21:06:00Z">
        <w:r w:rsidRPr="000F22A5" w:rsidDel="000F22A5">
          <w:rPr>
            <w:highlight w:val="yellow"/>
            <w:rPrChange w:id="104" w:author="Sally Manning" w:date="2025-05-05T14:10:00Z" w16du:dateUtc="2025-05-05T21:10:00Z">
              <w:rPr/>
            </w:rPrChange>
          </w:rPr>
          <w:delText xml:space="preserve">short </w:delText>
        </w:r>
      </w:del>
      <w:r w:rsidRPr="000F22A5">
        <w:rPr>
          <w:highlight w:val="yellow"/>
          <w:rPrChange w:id="105" w:author="Sally Manning" w:date="2025-05-05T14:10:00Z" w16du:dateUtc="2025-05-05T21:10:00Z">
            <w:rPr/>
          </w:rPrChange>
        </w:rPr>
        <w:t>list of Reservation Recyclables: </w:t>
      </w:r>
      <w:ins w:id="106" w:author="Sally Manning" w:date="2025-05-05T14:08:00Z" w16du:dateUtc="2025-05-05T21:08:00Z">
        <w:r w:rsidR="000F22A5" w:rsidRPr="000F22A5" w:rsidDel="000F22A5">
          <w:rPr>
            <w:color w:val="FF0000"/>
            <w:highlight w:val="yellow"/>
            <w:rPrChange w:id="107" w:author="Sally Manning" w:date="2025-05-05T14:10:00Z" w16du:dateUtc="2025-05-05T21:10:00Z">
              <w:rPr>
                <w:color w:val="FF0000"/>
              </w:rPr>
            </w:rPrChange>
          </w:rPr>
          <w:t xml:space="preserve"> </w:t>
        </w:r>
      </w:ins>
      <w:del w:id="108" w:author="Sally Manning" w:date="2025-05-05T14:08:00Z" w16du:dateUtc="2025-05-05T21:08:00Z">
        <w:r w:rsidRPr="000F22A5" w:rsidDel="000F22A5">
          <w:rPr>
            <w:color w:val="FF0000"/>
            <w:highlight w:val="yellow"/>
            <w:rPrChange w:id="109" w:author="Sally Manning" w:date="2025-05-05T14:10:00Z" w16du:dateUtc="2025-05-05T21:10:00Z">
              <w:rPr/>
            </w:rPrChange>
          </w:rPr>
          <w:fldChar w:fldCharType="begin"/>
        </w:r>
        <w:r w:rsidRPr="000F22A5" w:rsidDel="000F22A5">
          <w:rPr>
            <w:highlight w:val="yellow"/>
            <w:rPrChange w:id="110" w:author="Sally Manning" w:date="2025-05-05T14:10:00Z" w16du:dateUtc="2025-05-05T21:10:00Z">
              <w:rPr/>
            </w:rPrChange>
          </w:rPr>
          <w:delInstrText>HYPERLINK "https://bigpinepaiute.org/wp-content/uploads/2021/03/UpdatedREZ-RECYCLE-AT-A-GLANCE-LM-Feb2015.pdf"</w:delInstrText>
        </w:r>
        <w:r w:rsidRPr="00582307" w:rsidDel="000F22A5">
          <w:rPr>
            <w:color w:val="FF0000"/>
            <w:highlight w:val="yellow"/>
          </w:rPr>
        </w:r>
        <w:r w:rsidRPr="000F22A5" w:rsidDel="000F22A5">
          <w:rPr>
            <w:color w:val="FF0000"/>
            <w:highlight w:val="yellow"/>
            <w:rPrChange w:id="111" w:author="Sally Manning" w:date="2025-05-05T14:10:00Z" w16du:dateUtc="2025-05-05T21:10:00Z">
              <w:rPr/>
            </w:rPrChange>
          </w:rPr>
          <w:fldChar w:fldCharType="separate"/>
        </w:r>
        <w:r w:rsidRPr="000F22A5" w:rsidDel="000F22A5">
          <w:rPr>
            <w:rStyle w:val="Hyperlink"/>
            <w:highlight w:val="yellow"/>
            <w:rPrChange w:id="112" w:author="Sally Manning" w:date="2025-05-05T14:10:00Z" w16du:dateUtc="2025-05-05T21:10:00Z">
              <w:rPr>
                <w:rStyle w:val="Hyperlink"/>
              </w:rPr>
            </w:rPrChange>
          </w:rPr>
          <w:delText>REZ RECYCLE AT A GLANCE</w:delText>
        </w:r>
        <w:r w:rsidRPr="000F22A5" w:rsidDel="000F22A5">
          <w:rPr>
            <w:color w:val="FF0000"/>
            <w:highlight w:val="yellow"/>
            <w:rPrChange w:id="113" w:author="Sally Manning" w:date="2025-05-05T14:10:00Z" w16du:dateUtc="2025-05-05T21:10:00Z">
              <w:rPr/>
            </w:rPrChange>
          </w:rPr>
          <w:fldChar w:fldCharType="end"/>
        </w:r>
      </w:del>
      <w:ins w:id="114" w:author="Sally Manning" w:date="2025-05-05T14:08:00Z" w16du:dateUtc="2025-05-05T21:08:00Z">
        <w:r w:rsidR="000F22A5" w:rsidRPr="000F22A5">
          <w:rPr>
            <w:color w:val="FF0000"/>
            <w:highlight w:val="yellow"/>
            <w:rPrChange w:id="115" w:author="Sally Manning" w:date="2025-05-05T14:10:00Z" w16du:dateUtc="2025-05-05T21:10:00Z">
              <w:rPr>
                <w:color w:val="FF0000"/>
              </w:rPr>
            </w:rPrChange>
          </w:rPr>
          <w:t xml:space="preserve"> BPPT RECYCLE List 2025</w:t>
        </w:r>
      </w:ins>
    </w:p>
    <w:p w14:paraId="25A08B8D" w14:textId="64CC471C" w:rsidR="00834FD3" w:rsidRPr="00834FD3" w:rsidDel="00542645" w:rsidRDefault="00834FD3" w:rsidP="00834FD3">
      <w:pPr>
        <w:rPr>
          <w:del w:id="116" w:author="Sally Manning" w:date="2025-05-05T10:13:00Z" w16du:dateUtc="2025-05-05T17:13:00Z"/>
        </w:rPr>
      </w:pPr>
      <w:del w:id="117" w:author="Sally Manning" w:date="2025-05-05T10:13:00Z" w16du:dateUtc="2025-05-05T17:13:00Z">
        <w:r w:rsidRPr="00834FD3" w:rsidDel="00542645">
          <w:lastRenderedPageBreak/>
          <w:delText>Recycle Small Electronics And Let the Post Office Pay!</w:delText>
        </w:r>
      </w:del>
    </w:p>
    <w:p w14:paraId="1B16599F" w14:textId="549865B4" w:rsidR="00834FD3" w:rsidRPr="00834FD3" w:rsidDel="00542645" w:rsidRDefault="00834FD3" w:rsidP="00834FD3">
      <w:pPr>
        <w:rPr>
          <w:del w:id="118" w:author="Sally Manning" w:date="2025-05-05T10:13:00Z" w16du:dateUtc="2025-05-05T17:13:00Z"/>
        </w:rPr>
      </w:pPr>
      <w:del w:id="119" w:author="Sally Manning" w:date="2025-05-05T10:13:00Z" w16du:dateUtc="2025-05-05T17:13:00Z">
        <w:r w:rsidRPr="00834FD3" w:rsidDel="00542645">
          <w:delText>The U. S. Postal Service provides free postage if you use one of their little, self-sealing envelopes to mail in certain items for recycling. They will accept: inkjet cartridges, cell phones, PDAs, iPods, MP3 players, and digital cameras. Donâ€™t let used or non-functional items sit around or end up in the landfill, mail them away for recycling. Look for the display at the Big Pine Post Office.</w:delText>
        </w:r>
      </w:del>
    </w:p>
    <w:p w14:paraId="4378E17C" w14:textId="18E70DC7" w:rsidR="00834FD3" w:rsidRPr="00834FD3" w:rsidRDefault="00834FD3" w:rsidP="00834FD3">
      <w:r w:rsidRPr="00834FD3">
        <w:t xml:space="preserve">Unwanted (Junk) Vehicles </w:t>
      </w:r>
      <w:ins w:id="120" w:author="Sally Manning" w:date="2025-05-07T11:13:00Z" w16du:dateUtc="2025-05-07T18:13:00Z">
        <w:r w:rsidR="004112CC">
          <w:t xml:space="preserve">- </w:t>
        </w:r>
      </w:ins>
      <w:del w:id="121" w:author="Sally Manning" w:date="2025-05-07T11:13:00Z" w16du:dateUtc="2025-05-07T18:13:00Z">
        <w:r w:rsidRPr="00834FD3" w:rsidDel="004112CC">
          <w:delText xml:space="preserve">The Environmental Department will happily schedule free removal of an unwanted motor vehicle! </w:delText>
        </w:r>
      </w:del>
      <w:r w:rsidRPr="00834FD3">
        <w:t xml:space="preserve">Unwanted vehicles are not only an eyesore, they </w:t>
      </w:r>
      <w:del w:id="122" w:author="Sally Manning" w:date="2025-05-07T11:14:00Z" w16du:dateUtc="2025-05-07T18:14:00Z">
        <w:r w:rsidRPr="00834FD3" w:rsidDel="004112CC">
          <w:delText xml:space="preserve">can </w:delText>
        </w:r>
      </w:del>
      <w:r w:rsidRPr="00834FD3">
        <w:t>also create environmental problems as they sit and rot. Fluids leak into the soil and our drinking water, stinging insects or disease-carrying vermin move in, and children think they are playhouses, until they get cut on rusty, sharp edges.</w:t>
      </w:r>
    </w:p>
    <w:p w14:paraId="0F6F18C8" w14:textId="06FC5278" w:rsidR="00834FD3" w:rsidRPr="00834FD3" w:rsidRDefault="00834FD3" w:rsidP="00834FD3">
      <w:r w:rsidRPr="00834FD3">
        <w:t xml:space="preserve">The Big Pine Tribe </w:t>
      </w:r>
      <w:del w:id="123" w:author="Sally Manning" w:date="2025-05-07T11:14:00Z" w16du:dateUtc="2025-05-07T18:14:00Z">
        <w:r w:rsidRPr="00834FD3" w:rsidDel="004112CC">
          <w:delText xml:space="preserve">now </w:delText>
        </w:r>
      </w:del>
      <w:r w:rsidRPr="00834FD3">
        <w:t>has a Junk Vehicle Ordinance, whereby the Tribal Council may declare a vehicle abandoned and have it removed at the land assignment holder</w:t>
      </w:r>
      <w:ins w:id="124" w:author="Sally Manning" w:date="2025-05-05T10:14:00Z" w16du:dateUtc="2025-05-05T17:14:00Z">
        <w:r w:rsidR="00542645">
          <w:t>’</w:t>
        </w:r>
      </w:ins>
      <w:del w:id="125" w:author="Sally Manning" w:date="2025-05-05T10:14:00Z" w16du:dateUtc="2025-05-05T17:14:00Z">
        <w:r w:rsidRPr="00834FD3" w:rsidDel="00542645">
          <w:delText>â€™</w:delText>
        </w:r>
      </w:del>
      <w:r w:rsidRPr="00834FD3">
        <w:t>s expense. Please note, it</w:t>
      </w:r>
      <w:ins w:id="126" w:author="Sally Manning" w:date="2025-05-05T10:14:00Z" w16du:dateUtc="2025-05-05T17:14:00Z">
        <w:r w:rsidR="00542645">
          <w:t>’</w:t>
        </w:r>
      </w:ins>
      <w:del w:id="127" w:author="Sally Manning" w:date="2025-05-05T10:14:00Z" w16du:dateUtc="2025-05-05T17:14:00Z">
        <w:r w:rsidRPr="00834FD3" w:rsidDel="00542645">
          <w:delText>â€™</w:delText>
        </w:r>
      </w:del>
      <w:r w:rsidRPr="00834FD3">
        <w:t>s best to have the vehicle removed before it becomes a problem.</w:t>
      </w:r>
    </w:p>
    <w:p w14:paraId="3416761E" w14:textId="4E479957" w:rsidR="00834FD3" w:rsidRPr="000F22A5" w:rsidRDefault="00834FD3" w:rsidP="00834FD3">
      <w:r w:rsidRPr="000F22A5">
        <w:rPr>
          <w:highlight w:val="yellow"/>
          <w:rPrChange w:id="128" w:author="Sally Manning" w:date="2025-05-05T14:10:00Z" w16du:dateUtc="2025-05-05T21:10:00Z">
            <w:rPr/>
          </w:rPrChange>
        </w:rPr>
        <w:t>Click here to view the Tribe</w:t>
      </w:r>
      <w:del w:id="129" w:author="Sally Manning" w:date="2025-05-05T14:09:00Z" w16du:dateUtc="2025-05-05T21:09:00Z">
        <w:r w:rsidRPr="000F22A5" w:rsidDel="000F22A5">
          <w:rPr>
            <w:highlight w:val="yellow"/>
            <w:rPrChange w:id="130" w:author="Sally Manning" w:date="2025-05-05T14:10:00Z" w16du:dateUtc="2025-05-05T21:10:00Z">
              <w:rPr/>
            </w:rPrChange>
          </w:rPr>
          <w:delText>â€™</w:delText>
        </w:r>
      </w:del>
      <w:ins w:id="131" w:author="Sally Manning" w:date="2025-05-05T14:09:00Z" w16du:dateUtc="2025-05-05T21:09:00Z">
        <w:r w:rsidR="000F22A5" w:rsidRPr="000F22A5">
          <w:rPr>
            <w:highlight w:val="yellow"/>
            <w:rPrChange w:id="132" w:author="Sally Manning" w:date="2025-05-05T14:10:00Z" w16du:dateUtc="2025-05-05T21:10:00Z">
              <w:rPr/>
            </w:rPrChange>
          </w:rPr>
          <w:t>’</w:t>
        </w:r>
      </w:ins>
      <w:r w:rsidRPr="000F22A5">
        <w:rPr>
          <w:highlight w:val="yellow"/>
          <w:rPrChange w:id="133" w:author="Sally Manning" w:date="2025-05-05T14:10:00Z" w16du:dateUtc="2025-05-05T21:10:00Z">
            <w:rPr/>
          </w:rPrChange>
        </w:rPr>
        <w:t>s </w:t>
      </w:r>
      <w:r w:rsidRPr="000F22A5">
        <w:rPr>
          <w:color w:val="FF0000"/>
          <w:highlight w:val="yellow"/>
          <w:rPrChange w:id="134" w:author="Sally Manning" w:date="2025-05-05T14:10:00Z" w16du:dateUtc="2025-05-05T21:10:00Z">
            <w:rPr/>
          </w:rPrChange>
        </w:rPr>
        <w:fldChar w:fldCharType="begin"/>
      </w:r>
      <w:r w:rsidRPr="000F22A5">
        <w:rPr>
          <w:highlight w:val="yellow"/>
          <w:rPrChange w:id="135" w:author="Sally Manning" w:date="2025-05-05T14:10:00Z" w16du:dateUtc="2025-05-05T21:10:00Z">
            <w:rPr/>
          </w:rPrChange>
        </w:rPr>
        <w:instrText>HYPERLINK "https://bigpinepaiute.org/wp-content/uploads/2021/03/JunkVehicleOrd_Final_Jun8_2010.pdf"</w:instrText>
      </w:r>
      <w:r w:rsidRPr="00582307">
        <w:rPr>
          <w:color w:val="FF0000"/>
          <w:highlight w:val="yellow"/>
        </w:rPr>
      </w:r>
      <w:r w:rsidRPr="000F22A5">
        <w:rPr>
          <w:color w:val="FF0000"/>
          <w:highlight w:val="yellow"/>
          <w:rPrChange w:id="136" w:author="Sally Manning" w:date="2025-05-05T14:10:00Z" w16du:dateUtc="2025-05-05T21:10:00Z">
            <w:rPr/>
          </w:rPrChange>
        </w:rPr>
        <w:fldChar w:fldCharType="separate"/>
      </w:r>
      <w:r w:rsidRPr="000F22A5">
        <w:rPr>
          <w:rStyle w:val="Hyperlink"/>
          <w:highlight w:val="yellow"/>
          <w:rPrChange w:id="137" w:author="Sally Manning" w:date="2025-05-05T14:10:00Z" w16du:dateUtc="2025-05-05T21:10:00Z">
            <w:rPr>
              <w:rStyle w:val="Hyperlink"/>
            </w:rPr>
          </w:rPrChange>
        </w:rPr>
        <w:t>Junk Vehicle Ordinance</w:t>
      </w:r>
      <w:r w:rsidRPr="000F22A5">
        <w:rPr>
          <w:color w:val="FF0000"/>
          <w:highlight w:val="yellow"/>
          <w:rPrChange w:id="138" w:author="Sally Manning" w:date="2025-05-05T14:10:00Z" w16du:dateUtc="2025-05-05T21:10:00Z">
            <w:rPr/>
          </w:rPrChange>
        </w:rPr>
        <w:fldChar w:fldCharType="end"/>
      </w:r>
    </w:p>
    <w:p w14:paraId="5CBE1EFC" w14:textId="77777777" w:rsidR="00834FD3" w:rsidRPr="00834FD3" w:rsidRDefault="00834FD3" w:rsidP="00834FD3">
      <w:r w:rsidRPr="00834FD3">
        <w:rPr>
          <w:b/>
          <w:bCs/>
        </w:rPr>
        <w:t>Yard Waste</w:t>
      </w:r>
    </w:p>
    <w:p w14:paraId="04B78B55" w14:textId="7311D7F0" w:rsidR="00834FD3" w:rsidRPr="00834FD3" w:rsidRDefault="00834FD3" w:rsidP="00834FD3">
      <w:r w:rsidRPr="00834FD3">
        <w:t>The yard work isn</w:t>
      </w:r>
      <w:ins w:id="139" w:author="Sally Manning" w:date="2025-05-05T10:15:00Z" w16du:dateUtc="2025-05-05T17:15:00Z">
        <w:r w:rsidR="00542645">
          <w:t>’</w:t>
        </w:r>
      </w:ins>
      <w:del w:id="140" w:author="Sally Manning" w:date="2025-05-05T10:15:00Z" w16du:dateUtc="2025-05-05T17:15:00Z">
        <w:r w:rsidRPr="00834FD3" w:rsidDel="00542645">
          <w:delText>â€™</w:delText>
        </w:r>
      </w:del>
      <w:r w:rsidRPr="00834FD3">
        <w:t xml:space="preserve">t finished once the weeds are </w:t>
      </w:r>
      <w:proofErr w:type="gramStart"/>
      <w:r w:rsidRPr="00834FD3">
        <w:t>pulled</w:t>
      </w:r>
      <w:proofErr w:type="gramEnd"/>
      <w:r w:rsidRPr="00834FD3">
        <w:t xml:space="preserve"> or the limbs cut: There is still a need to deal with the waste that accumulates. This is the responsibility of each community member.</w:t>
      </w:r>
    </w:p>
    <w:p w14:paraId="1068F0EE" w14:textId="77777777" w:rsidR="00834FD3" w:rsidRPr="00834FD3" w:rsidRDefault="00834FD3" w:rsidP="00834FD3">
      <w:r w:rsidRPr="00834FD3">
        <w:t>Local landfills now charge fees for yard waste. However, the Bishop Sunland Landfill has a tub grinder (a super-sized chipper) where they turn larger limbs into mulch. The mulch may be retrieved, free, from the landfill.</w:t>
      </w:r>
    </w:p>
    <w:p w14:paraId="24EFA504" w14:textId="77777777" w:rsidR="00834FD3" w:rsidRPr="00834FD3" w:rsidRDefault="00834FD3" w:rsidP="00834FD3">
      <w:r w:rsidRPr="00834FD3">
        <w:t>The BEST thing to do with yard waste is RECYCLE it at home! This can be accomplished by creating a compost pile. Over time, dead vegetation and other plant-based wastes will be converted by microorganisms into organic soil. Many resources exist for explaining how to get started on composting.</w:t>
      </w:r>
    </w:p>
    <w:p w14:paraId="189A5A08" w14:textId="77777777" w:rsidR="00834FD3" w:rsidRPr="00834FD3" w:rsidRDefault="00834FD3" w:rsidP="00834FD3">
      <w:r w:rsidRPr="00834FD3">
        <w:t xml:space="preserve">Short of compost, limbs may be CHIPPED INTO MULCH. Contact the Environmental Department about its chipper to create wood-mulch. This </w:t>
      </w:r>
      <w:proofErr w:type="gramStart"/>
      <w:r w:rsidRPr="00834FD3">
        <w:t>mulch</w:t>
      </w:r>
      <w:proofErr w:type="gramEnd"/>
      <w:r w:rsidRPr="00834FD3">
        <w:t xml:space="preserve"> is handy for many landscaping tasks and healthy for the environment.</w:t>
      </w:r>
    </w:p>
    <w:p w14:paraId="747C94A2" w14:textId="77777777" w:rsidR="00834FD3" w:rsidRPr="000F22A5" w:rsidRDefault="00834FD3" w:rsidP="00834FD3">
      <w:r w:rsidRPr="000F22A5">
        <w:rPr>
          <w:highlight w:val="yellow"/>
          <w:rPrChange w:id="141" w:author="Sally Manning" w:date="2025-05-05T14:12:00Z" w16du:dateUtc="2025-05-05T21:12:00Z">
            <w:rPr/>
          </w:rPrChange>
        </w:rPr>
        <w:t>Read more about mulch here </w:t>
      </w:r>
      <w:r w:rsidRPr="000F22A5">
        <w:rPr>
          <w:color w:val="FF0000"/>
          <w:highlight w:val="yellow"/>
          <w:rPrChange w:id="142" w:author="Sally Manning" w:date="2025-05-05T14:12:00Z" w16du:dateUtc="2025-05-05T21:12:00Z">
            <w:rPr/>
          </w:rPrChange>
        </w:rPr>
        <w:fldChar w:fldCharType="begin"/>
      </w:r>
      <w:r w:rsidRPr="000F22A5">
        <w:rPr>
          <w:highlight w:val="yellow"/>
          <w:rPrChange w:id="143" w:author="Sally Manning" w:date="2025-05-05T14:12:00Z" w16du:dateUtc="2025-05-05T21:12:00Z">
            <w:rPr/>
          </w:rPrChange>
        </w:rPr>
        <w:instrText>HYPERLINK "https://bigpinepaiute.org/wp-content/uploads/2021/03/InTheGarden-Mulch.pdf"</w:instrText>
      </w:r>
      <w:r w:rsidRPr="00582307">
        <w:rPr>
          <w:color w:val="FF0000"/>
          <w:highlight w:val="yellow"/>
        </w:rPr>
      </w:r>
      <w:r w:rsidRPr="000F22A5">
        <w:rPr>
          <w:color w:val="FF0000"/>
          <w:highlight w:val="yellow"/>
          <w:rPrChange w:id="144" w:author="Sally Manning" w:date="2025-05-05T14:12:00Z" w16du:dateUtc="2025-05-05T21:12:00Z">
            <w:rPr/>
          </w:rPrChange>
        </w:rPr>
        <w:fldChar w:fldCharType="separate"/>
      </w:r>
      <w:r w:rsidRPr="000F22A5">
        <w:rPr>
          <w:rStyle w:val="Hyperlink"/>
          <w:highlight w:val="yellow"/>
          <w:rPrChange w:id="145" w:author="Sally Manning" w:date="2025-05-05T14:12:00Z" w16du:dateUtc="2025-05-05T21:12:00Z">
            <w:rPr>
              <w:rStyle w:val="Hyperlink"/>
            </w:rPr>
          </w:rPrChange>
        </w:rPr>
        <w:t>In The Garden – Mulch</w:t>
      </w:r>
      <w:r w:rsidRPr="000F22A5">
        <w:rPr>
          <w:color w:val="FF0000"/>
          <w:highlight w:val="yellow"/>
          <w:rPrChange w:id="146" w:author="Sally Manning" w:date="2025-05-05T14:12:00Z" w16du:dateUtc="2025-05-05T21:12:00Z">
            <w:rPr/>
          </w:rPrChange>
        </w:rPr>
        <w:fldChar w:fldCharType="end"/>
      </w:r>
    </w:p>
    <w:p w14:paraId="6A5EFFBD" w14:textId="659D099C" w:rsidR="00834FD3" w:rsidRPr="00834FD3" w:rsidRDefault="00834FD3" w:rsidP="00834FD3">
      <w:r w:rsidRPr="00834FD3">
        <w:rPr>
          <w:noProof/>
        </w:rPr>
        <w:lastRenderedPageBreak/>
        <w:drawing>
          <wp:inline distT="0" distB="0" distL="0" distR="0" wp14:anchorId="09CB2489" wp14:editId="24623F4B">
            <wp:extent cx="4762500" cy="3017520"/>
            <wp:effectExtent l="0" t="0" r="0" b="0"/>
            <wp:docPr id="624782603" name="Picture 2" descr="A drawing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82603" name="Picture 2" descr="A drawing of a tre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017520"/>
                    </a:xfrm>
                    <a:prstGeom prst="rect">
                      <a:avLst/>
                    </a:prstGeom>
                    <a:noFill/>
                    <a:ln>
                      <a:noFill/>
                    </a:ln>
                  </pic:spPr>
                </pic:pic>
              </a:graphicData>
            </a:graphic>
          </wp:inline>
        </w:drawing>
      </w:r>
    </w:p>
    <w:p w14:paraId="5985DD49" w14:textId="77777777" w:rsidR="00834FD3" w:rsidRPr="00834FD3" w:rsidRDefault="00834FD3" w:rsidP="00834FD3">
      <w:r w:rsidRPr="00834FD3">
        <w:rPr>
          <w:b/>
          <w:bCs/>
        </w:rPr>
        <w:br/>
        <w:t>TIPS for Managing Yard Waste:</w:t>
      </w:r>
    </w:p>
    <w:p w14:paraId="7F871B5F" w14:textId="77777777" w:rsidR="00834FD3" w:rsidRPr="00834FD3" w:rsidRDefault="00834FD3" w:rsidP="00834FD3">
      <w:r w:rsidRPr="00834FD3">
        <w:t>Before you start cutting and piling yard waste, have a plan for dealing with the resulting debris. Can you make it into mulch or compost? Will it fit into your curbside waste bin? Can you haul it to the Big Pine Transfer Station or Bishop Sunland Landfill? (If so, be aware they will charge a small fee.)</w:t>
      </w:r>
    </w:p>
    <w:p w14:paraId="7D321441" w14:textId="77777777" w:rsidR="00834FD3" w:rsidRPr="00834FD3" w:rsidRDefault="00834FD3" w:rsidP="00834FD3">
      <w:r w:rsidRPr="00834FD3">
        <w:t>Remove weeds as soon as they sprout, when they are small. Not only is it easy, but your pile of weeds will be puny! Also, when you destroy them before they make seeds, you reduce the seed bank, thus the chances of having another big crop of these weeds in the future.</w:t>
      </w:r>
    </w:p>
    <w:p w14:paraId="053FEE7D" w14:textId="57FD313A" w:rsidR="00834FD3" w:rsidRPr="00834FD3" w:rsidRDefault="00834FD3" w:rsidP="00834FD3">
      <w:r w:rsidRPr="00834FD3">
        <w:t>Try Not to wait until weeds grow big, prickly, and full of seeds. It</w:t>
      </w:r>
      <w:ins w:id="147" w:author="Sally Manning" w:date="2025-05-05T10:15:00Z" w16du:dateUtc="2025-05-05T17:15:00Z">
        <w:r w:rsidR="00542645">
          <w:t>’</w:t>
        </w:r>
      </w:ins>
      <w:del w:id="148" w:author="Sally Manning" w:date="2025-05-05T10:15:00Z" w16du:dateUtc="2025-05-05T17:15:00Z">
        <w:r w:rsidRPr="00834FD3" w:rsidDel="00542645">
          <w:delText>â€™</w:delText>
        </w:r>
      </w:del>
      <w:r w:rsidRPr="00834FD3">
        <w:t xml:space="preserve">s a lot more work, and the seeds will </w:t>
      </w:r>
      <w:proofErr w:type="gramStart"/>
      <w:r w:rsidRPr="00834FD3">
        <w:t>scatter</w:t>
      </w:r>
      <w:proofErr w:type="gramEnd"/>
      <w:r w:rsidRPr="00834FD3">
        <w:t xml:space="preserve"> ensuring you</w:t>
      </w:r>
      <w:ins w:id="149" w:author="Sally Manning" w:date="2025-05-05T10:16:00Z" w16du:dateUtc="2025-05-05T17:16:00Z">
        <w:r w:rsidR="00542645">
          <w:t>’</w:t>
        </w:r>
      </w:ins>
      <w:del w:id="150" w:author="Sally Manning" w:date="2025-05-05T10:16:00Z" w16du:dateUtc="2025-05-05T17:16:00Z">
        <w:r w:rsidRPr="00834FD3" w:rsidDel="00542645">
          <w:delText>â€™</w:delText>
        </w:r>
      </w:del>
      <w:r w:rsidRPr="00834FD3">
        <w:t>ll have more of the same weeds again in the future. Think about Nipping them in the Bud!</w:t>
      </w:r>
    </w:p>
    <w:p w14:paraId="00ACE20B" w14:textId="77777777" w:rsidR="00834FD3" w:rsidRPr="00834FD3" w:rsidRDefault="00834FD3" w:rsidP="00834FD3">
      <w:r w:rsidRPr="00834FD3">
        <w:t xml:space="preserve">Tumbleweeds are a chronic problem on the Reservation. They are like any plant, though: they start out small. </w:t>
      </w:r>
      <w:r w:rsidRPr="00B92AE8">
        <w:rPr>
          <w:highlight w:val="yellow"/>
          <w:rPrChange w:id="151" w:author="Sally Manning" w:date="2025-05-05T14:20:00Z" w16du:dateUtc="2025-05-05T21:20:00Z">
            <w:rPr/>
          </w:rPrChange>
        </w:rPr>
        <w:t>For tips on attacking tumbleweeds before they attack you, click here: </w:t>
      </w:r>
      <w:r w:rsidRPr="00B92AE8">
        <w:rPr>
          <w:color w:val="FF0000"/>
          <w:highlight w:val="yellow"/>
          <w:rPrChange w:id="152" w:author="Sally Manning" w:date="2025-05-05T14:20:00Z" w16du:dateUtc="2025-05-05T21:20:00Z">
            <w:rPr/>
          </w:rPrChange>
        </w:rPr>
        <w:fldChar w:fldCharType="begin"/>
      </w:r>
      <w:r w:rsidRPr="00B92AE8">
        <w:rPr>
          <w:highlight w:val="yellow"/>
          <w:rPrChange w:id="153" w:author="Sally Manning" w:date="2025-05-05T14:20:00Z" w16du:dateUtc="2025-05-05T21:20:00Z">
            <w:rPr/>
          </w:rPrChange>
        </w:rPr>
        <w:instrText>HYPERLINK "https://bigpinepaiute.org/wp-content/uploads/2021/03/TumbleweedAttack.pdf"</w:instrText>
      </w:r>
      <w:r w:rsidRPr="00582307">
        <w:rPr>
          <w:color w:val="FF0000"/>
          <w:highlight w:val="yellow"/>
        </w:rPr>
      </w:r>
      <w:r w:rsidRPr="00B92AE8">
        <w:rPr>
          <w:color w:val="FF0000"/>
          <w:highlight w:val="yellow"/>
          <w:rPrChange w:id="154" w:author="Sally Manning" w:date="2025-05-05T14:20:00Z" w16du:dateUtc="2025-05-05T21:20:00Z">
            <w:rPr/>
          </w:rPrChange>
        </w:rPr>
        <w:fldChar w:fldCharType="separate"/>
      </w:r>
      <w:r w:rsidRPr="00B92AE8">
        <w:rPr>
          <w:rStyle w:val="Hyperlink"/>
          <w:highlight w:val="yellow"/>
          <w:rPrChange w:id="155" w:author="Sally Manning" w:date="2025-05-05T14:20:00Z" w16du:dateUtc="2025-05-05T21:20:00Z">
            <w:rPr>
              <w:rStyle w:val="Hyperlink"/>
            </w:rPr>
          </w:rPrChange>
        </w:rPr>
        <w:t>Removing Tumbleweeds</w:t>
      </w:r>
      <w:r w:rsidRPr="00B92AE8">
        <w:rPr>
          <w:color w:val="FF0000"/>
          <w:highlight w:val="yellow"/>
          <w:rPrChange w:id="156" w:author="Sally Manning" w:date="2025-05-05T14:20:00Z" w16du:dateUtc="2025-05-05T21:20:00Z">
            <w:rPr/>
          </w:rPrChange>
        </w:rPr>
        <w:fldChar w:fldCharType="end"/>
      </w:r>
    </w:p>
    <w:p w14:paraId="03686F0E" w14:textId="0D45B096" w:rsidR="00834FD3" w:rsidRPr="00834FD3" w:rsidRDefault="00834FD3" w:rsidP="00834FD3">
      <w:r w:rsidRPr="00834FD3">
        <w:t xml:space="preserve">If you find </w:t>
      </w:r>
      <w:proofErr w:type="gramStart"/>
      <w:r w:rsidRPr="00834FD3">
        <w:t>brush</w:t>
      </w:r>
      <w:proofErr w:type="gramEnd"/>
      <w:r w:rsidRPr="00834FD3">
        <w:t xml:space="preserve"> and weeds are a constant problem, and/or the place always looks like it needs mowing, consider altering your irrigation practices. Plants won</w:t>
      </w:r>
      <w:ins w:id="157" w:author="Sally Manning" w:date="2025-05-05T10:16:00Z" w16du:dateUtc="2025-05-05T17:16:00Z">
        <w:r w:rsidR="00542645">
          <w:t>’</w:t>
        </w:r>
      </w:ins>
      <w:del w:id="158" w:author="Sally Manning" w:date="2025-05-05T10:16:00Z" w16du:dateUtc="2025-05-05T17:16:00Z">
        <w:r w:rsidRPr="00834FD3" w:rsidDel="00542645">
          <w:delText>â€™</w:delText>
        </w:r>
      </w:del>
      <w:r w:rsidRPr="00834FD3">
        <w:t xml:space="preserve">t grow in Big Pine without water (except for those tumbleweeds), and if you </w:t>
      </w:r>
      <w:proofErr w:type="gramStart"/>
      <w:r w:rsidRPr="00834FD3">
        <w:t>are providing</w:t>
      </w:r>
      <w:proofErr w:type="gramEnd"/>
      <w:r w:rsidRPr="00834FD3">
        <w:t xml:space="preserve"> the water, try being more judicious and attentive to where it</w:t>
      </w:r>
      <w:ins w:id="159" w:author="Sally Manning" w:date="2025-05-05T10:16:00Z" w16du:dateUtc="2025-05-05T17:16:00Z">
        <w:r w:rsidR="00542645">
          <w:t>’</w:t>
        </w:r>
      </w:ins>
      <w:del w:id="160" w:author="Sally Manning" w:date="2025-05-05T10:16:00Z" w16du:dateUtc="2025-05-05T17:16:00Z">
        <w:r w:rsidRPr="00834FD3" w:rsidDel="00542645">
          <w:delText>â€™</w:delText>
        </w:r>
      </w:del>
      <w:r w:rsidRPr="00834FD3">
        <w:t>s going and the extra work it</w:t>
      </w:r>
      <w:ins w:id="161" w:author="Sally Manning" w:date="2025-05-05T10:16:00Z" w16du:dateUtc="2025-05-05T17:16:00Z">
        <w:r w:rsidR="00542645">
          <w:t>’</w:t>
        </w:r>
      </w:ins>
      <w:del w:id="162" w:author="Sally Manning" w:date="2025-05-05T10:16:00Z" w16du:dateUtc="2025-05-05T17:16:00Z">
        <w:r w:rsidRPr="00834FD3" w:rsidDel="00542645">
          <w:delText>â€™</w:delText>
        </w:r>
      </w:del>
      <w:r w:rsidRPr="00834FD3">
        <w:t>s creating.</w:t>
      </w:r>
    </w:p>
    <w:p w14:paraId="1385F184" w14:textId="5E9200A4" w:rsidR="004112CC" w:rsidRDefault="004112CC" w:rsidP="00834FD3">
      <w:pPr>
        <w:rPr>
          <w:ins w:id="163" w:author="Sally Manning" w:date="2025-05-07T11:15:00Z" w16du:dateUtc="2025-05-07T18:15:00Z"/>
          <w:b/>
          <w:bCs/>
        </w:rPr>
      </w:pPr>
      <w:ins w:id="164" w:author="Sally Manning" w:date="2025-05-07T11:15:00Z" w16du:dateUtc="2025-05-07T18:15:00Z">
        <w:r>
          <w:rPr>
            <w:b/>
            <w:bCs/>
          </w:rPr>
          <w:lastRenderedPageBreak/>
          <w:t>COMPOST AT HOME!</w:t>
        </w:r>
      </w:ins>
    </w:p>
    <w:p w14:paraId="155764BB" w14:textId="78A1CD58" w:rsidR="004112CC" w:rsidRPr="004112CC" w:rsidRDefault="004112CC" w:rsidP="00834FD3">
      <w:pPr>
        <w:rPr>
          <w:ins w:id="165" w:author="Sally Manning" w:date="2025-05-07T11:15:00Z" w16du:dateUtc="2025-05-07T18:15:00Z"/>
          <w:rPrChange w:id="166" w:author="Sally Manning" w:date="2025-05-07T11:16:00Z" w16du:dateUtc="2025-05-07T18:16:00Z">
            <w:rPr>
              <w:ins w:id="167" w:author="Sally Manning" w:date="2025-05-07T11:15:00Z" w16du:dateUtc="2025-05-07T18:15:00Z"/>
              <w:b/>
              <w:bCs/>
            </w:rPr>
          </w:rPrChange>
        </w:rPr>
      </w:pPr>
      <w:ins w:id="168" w:author="Sally Manning" w:date="2025-05-07T11:15:00Z" w16du:dateUtc="2025-05-07T18:15:00Z">
        <w:r w:rsidRPr="00582307">
          <w:rPr>
            <w:highlight w:val="yellow"/>
            <w:rPrChange w:id="169" w:author="Sally Manning" w:date="2025-05-08T10:01:00Z" w16du:dateUtc="2025-05-08T17:01:00Z">
              <w:rPr>
                <w:b/>
                <w:bCs/>
              </w:rPr>
            </w:rPrChange>
          </w:rPr>
          <w:t>Click here for information on composting your food and yard waste.  It’s easy and fun.</w:t>
        </w:r>
      </w:ins>
    </w:p>
    <w:p w14:paraId="38457C23" w14:textId="77777777" w:rsidR="004112CC" w:rsidRPr="004112CC" w:rsidRDefault="004112CC" w:rsidP="00834FD3">
      <w:pPr>
        <w:rPr>
          <w:ins w:id="170" w:author="Sally Manning" w:date="2025-05-07T11:15:00Z" w16du:dateUtc="2025-05-07T18:15:00Z"/>
          <w:rPrChange w:id="171" w:author="Sally Manning" w:date="2025-05-07T11:16:00Z" w16du:dateUtc="2025-05-07T18:16:00Z">
            <w:rPr>
              <w:ins w:id="172" w:author="Sally Manning" w:date="2025-05-07T11:15:00Z" w16du:dateUtc="2025-05-07T18:15:00Z"/>
              <w:b/>
              <w:bCs/>
            </w:rPr>
          </w:rPrChange>
        </w:rPr>
      </w:pPr>
    </w:p>
    <w:p w14:paraId="58792242" w14:textId="14CCF172" w:rsidR="00834FD3" w:rsidRPr="00834FD3" w:rsidRDefault="00834FD3" w:rsidP="00834FD3">
      <w:r w:rsidRPr="00834FD3">
        <w:rPr>
          <w:b/>
          <w:bCs/>
        </w:rPr>
        <w:t>Household Hazardous Waste – What Everyone Should Know</w:t>
      </w:r>
    </w:p>
    <w:p w14:paraId="3A242FD3" w14:textId="65733362" w:rsidR="00834FD3" w:rsidRPr="00834FD3" w:rsidRDefault="00834FD3" w:rsidP="00834FD3">
      <w:r w:rsidRPr="00834FD3">
        <w:t xml:space="preserve">Many common and necessary items used around the home require special handling when it comes time to dispose of them. The items listed below are considered </w:t>
      </w:r>
      <w:del w:id="173" w:author="Sally Manning" w:date="2025-05-05T10:17:00Z" w16du:dateUtc="2025-05-05T17:17:00Z">
        <w:r w:rsidRPr="00834FD3" w:rsidDel="00542645">
          <w:delText>â€œ</w:delText>
        </w:r>
      </w:del>
      <w:ins w:id="174" w:author="Sally Manning" w:date="2025-05-05T10:17:00Z" w16du:dateUtc="2025-05-05T17:17:00Z">
        <w:r w:rsidR="00542645">
          <w:t>”</w:t>
        </w:r>
      </w:ins>
      <w:r w:rsidRPr="00834FD3">
        <w:t>Household Hazardous Waste.</w:t>
      </w:r>
      <w:ins w:id="175" w:author="Sally Manning" w:date="2025-05-05T10:17:00Z" w16du:dateUtc="2025-05-05T17:17:00Z">
        <w:r w:rsidR="00542645">
          <w:t>”</w:t>
        </w:r>
      </w:ins>
      <w:del w:id="176" w:author="Sally Manning" w:date="2025-05-05T10:17:00Z" w16du:dateUtc="2025-05-05T17:17:00Z">
        <w:r w:rsidRPr="00834FD3" w:rsidDel="00542645">
          <w:delText>â€</w:delText>
        </w:r>
        <w:r w:rsidRPr="00834FD3" w:rsidDel="00542645">
          <w:rPr>
            <w:rFonts w:ascii="Aptos" w:hAnsi="Aptos" w:cs="Aptos"/>
          </w:rPr>
          <w:delText></w:delText>
        </w:r>
      </w:del>
      <w:r w:rsidRPr="00834FD3">
        <w:t xml:space="preserve"> If these substances leak into soils or water or waft into the air, they can be toxic to living things, including humans.</w:t>
      </w:r>
    </w:p>
    <w:p w14:paraId="194B972F" w14:textId="77777777" w:rsidR="00834FD3" w:rsidRPr="00834FD3" w:rsidRDefault="00834FD3" w:rsidP="00834FD3">
      <w:pPr>
        <w:numPr>
          <w:ilvl w:val="0"/>
          <w:numId w:val="4"/>
        </w:numPr>
      </w:pPr>
      <w:r w:rsidRPr="00834FD3">
        <w:t>Paints, stains</w:t>
      </w:r>
    </w:p>
    <w:p w14:paraId="03F39E46" w14:textId="77777777" w:rsidR="00834FD3" w:rsidRPr="00834FD3" w:rsidRDefault="00834FD3" w:rsidP="00834FD3">
      <w:pPr>
        <w:numPr>
          <w:ilvl w:val="0"/>
          <w:numId w:val="4"/>
        </w:numPr>
      </w:pPr>
      <w:r w:rsidRPr="00834FD3">
        <w:t>Oil, oil filters</w:t>
      </w:r>
    </w:p>
    <w:p w14:paraId="340B9FBF" w14:textId="77777777" w:rsidR="00834FD3" w:rsidRPr="00834FD3" w:rsidRDefault="00834FD3" w:rsidP="00834FD3">
      <w:pPr>
        <w:numPr>
          <w:ilvl w:val="0"/>
          <w:numId w:val="4"/>
        </w:numPr>
      </w:pPr>
      <w:r w:rsidRPr="00834FD3">
        <w:t>Pesticides</w:t>
      </w:r>
    </w:p>
    <w:p w14:paraId="3CFC44B1" w14:textId="77777777" w:rsidR="00834FD3" w:rsidRPr="00834FD3" w:rsidRDefault="00834FD3" w:rsidP="00834FD3">
      <w:pPr>
        <w:numPr>
          <w:ilvl w:val="0"/>
          <w:numId w:val="4"/>
        </w:numPr>
      </w:pPr>
      <w:r w:rsidRPr="00834FD3">
        <w:t>Insecticides</w:t>
      </w:r>
    </w:p>
    <w:p w14:paraId="34E42021" w14:textId="77777777" w:rsidR="00834FD3" w:rsidRPr="00834FD3" w:rsidRDefault="00834FD3" w:rsidP="00834FD3">
      <w:pPr>
        <w:numPr>
          <w:ilvl w:val="0"/>
          <w:numId w:val="4"/>
        </w:numPr>
      </w:pPr>
      <w:r w:rsidRPr="00834FD3">
        <w:t>Solvents</w:t>
      </w:r>
    </w:p>
    <w:p w14:paraId="2EB1660F" w14:textId="77777777" w:rsidR="00834FD3" w:rsidRPr="00834FD3" w:rsidRDefault="00834FD3" w:rsidP="00834FD3">
      <w:pPr>
        <w:numPr>
          <w:ilvl w:val="0"/>
          <w:numId w:val="4"/>
        </w:numPr>
      </w:pPr>
      <w:r w:rsidRPr="00834FD3">
        <w:t>Anti-freeze</w:t>
      </w:r>
    </w:p>
    <w:p w14:paraId="66A51FA5" w14:textId="77777777" w:rsidR="00834FD3" w:rsidRPr="00834FD3" w:rsidRDefault="00834FD3" w:rsidP="00834FD3">
      <w:pPr>
        <w:numPr>
          <w:ilvl w:val="0"/>
          <w:numId w:val="4"/>
        </w:numPr>
      </w:pPr>
      <w:r w:rsidRPr="00834FD3">
        <w:t>Bleach, cleaners</w:t>
      </w:r>
    </w:p>
    <w:p w14:paraId="67BBE0BE" w14:textId="77777777" w:rsidR="00834FD3" w:rsidRPr="00834FD3" w:rsidRDefault="00834FD3" w:rsidP="00834FD3">
      <w:pPr>
        <w:numPr>
          <w:ilvl w:val="0"/>
          <w:numId w:val="4"/>
        </w:numPr>
      </w:pPr>
      <w:r w:rsidRPr="00834FD3">
        <w:t>Old diesel, gasoline, other fuels</w:t>
      </w:r>
    </w:p>
    <w:p w14:paraId="2DA9D721" w14:textId="77777777" w:rsidR="00834FD3" w:rsidRPr="00834FD3" w:rsidRDefault="00834FD3" w:rsidP="00834FD3">
      <w:pPr>
        <w:numPr>
          <w:ilvl w:val="0"/>
          <w:numId w:val="4"/>
        </w:numPr>
      </w:pPr>
      <w:r w:rsidRPr="00834FD3">
        <w:t>Transmission fluid</w:t>
      </w:r>
    </w:p>
    <w:p w14:paraId="67AEDB5C" w14:textId="1F6FEEFB" w:rsidR="00834FD3" w:rsidRPr="00834FD3" w:rsidRDefault="00834FD3" w:rsidP="00834FD3">
      <w:r w:rsidRPr="00834FD3">
        <w:t>Household Hazardous Wastes will be accepted, free of charge, on collection event days at the Inyo County Landfills and Transfer Stations. Each disposal site hosts about four of these collection events per year: Check their website [</w:t>
      </w:r>
      <w:ins w:id="177" w:author="Sally Manning" w:date="2025-05-05T10:19:00Z" w16du:dateUtc="2025-05-05T17:19:00Z">
        <w:r w:rsidR="00542645" w:rsidRPr="00542645">
          <w:t>https://www.inyocounty.us/services/solid-waste/waste-disposal/hhw-collection-events</w:t>
        </w:r>
      </w:ins>
      <w:del w:id="178" w:author="Sally Manning" w:date="2025-05-05T10:19:00Z" w16du:dateUtc="2025-05-05T17:19:00Z">
        <w:r w:rsidRPr="00834FD3" w:rsidDel="00542645">
          <w:delText>http://www.inyocountysolidwaste.com/hazardous_waste.html</w:delText>
        </w:r>
      </w:del>
      <w:r w:rsidRPr="00834FD3">
        <w:t xml:space="preserve"> ] or the Tribal newsletter for dates. All are Saturdays, </w:t>
      </w:r>
      <w:proofErr w:type="gramStart"/>
      <w:r w:rsidRPr="00834FD3">
        <w:t>9 a</w:t>
      </w:r>
      <w:proofErr w:type="gramEnd"/>
      <w:r w:rsidRPr="00834FD3">
        <w:t>.m. to 12 noon. Disposal sites can accept no more than 20 gallons per visit in no larger than 5-gallon containers.</w:t>
      </w:r>
    </w:p>
    <w:p w14:paraId="3A22587A" w14:textId="77777777" w:rsidR="00834FD3" w:rsidRPr="00834FD3" w:rsidRDefault="00834FD3" w:rsidP="00834FD3">
      <w:r w:rsidRPr="00834FD3">
        <w:rPr>
          <w:b/>
          <w:bCs/>
        </w:rPr>
        <w:t>Oversized Items</w:t>
      </w:r>
    </w:p>
    <w:p w14:paraId="52A9040E" w14:textId="2A5C1F48" w:rsidR="00834FD3" w:rsidRPr="00834FD3" w:rsidRDefault="00834FD3" w:rsidP="00834FD3">
      <w:r w:rsidRPr="00834FD3">
        <w:t xml:space="preserve">Not all large-sized junk is created equal. A broken washing machine, for example, can be dropped at the landfill for free, but </w:t>
      </w:r>
      <w:del w:id="179" w:author="Sally Manning" w:date="2025-05-05T10:19:00Z" w16du:dateUtc="2025-05-05T17:19:00Z">
        <w:r w:rsidRPr="00834FD3" w:rsidDel="00542645">
          <w:delText>a mattress</w:delText>
        </w:r>
      </w:del>
      <w:ins w:id="180" w:author="Sally Manning" w:date="2025-05-05T10:19:00Z" w16du:dateUtc="2025-05-05T17:19:00Z">
        <w:r w:rsidR="00542645">
          <w:t>furniture</w:t>
        </w:r>
      </w:ins>
      <w:r w:rsidRPr="00834FD3">
        <w:t xml:space="preserve"> costs money. The rule of thumb is anything with a cord can be placed for free in a bin at the landfill. Furniture costs</w:t>
      </w:r>
      <w:ins w:id="181" w:author="Sally Manning" w:date="2025-05-05T10:22:00Z" w16du:dateUtc="2025-05-05T17:22:00Z">
        <w:r w:rsidR="00906B5A">
          <w:t xml:space="preserve"> </w:t>
        </w:r>
        <w:proofErr w:type="spellStart"/>
        <w:r w:rsidR="00906B5A">
          <w:t>th</w:t>
        </w:r>
        <w:proofErr w:type="spellEnd"/>
        <w:r w:rsidR="00906B5A">
          <w:t xml:space="preserve"> e$5 gate fee plus</w:t>
        </w:r>
      </w:ins>
      <w:r w:rsidRPr="00834FD3">
        <w:t xml:space="preserve"> $4 per item. Other large items may be charged as </w:t>
      </w:r>
      <w:del w:id="182" w:author="Sally Manning" w:date="2025-05-05T10:19:00Z" w16du:dateUtc="2025-05-05T17:19:00Z">
        <w:r w:rsidRPr="00834FD3" w:rsidDel="00542645">
          <w:delText>â€œ</w:delText>
        </w:r>
      </w:del>
      <w:r w:rsidRPr="00834FD3">
        <w:t xml:space="preserve">Construction and </w:t>
      </w:r>
      <w:r w:rsidRPr="00834FD3">
        <w:lastRenderedPageBreak/>
        <w:t>Demolition</w:t>
      </w:r>
      <w:del w:id="183" w:author="Sally Manning" w:date="2025-05-05T10:19:00Z" w16du:dateUtc="2025-05-05T17:19:00Z">
        <w:r w:rsidRPr="00834FD3" w:rsidDel="00542645">
          <w:delText>â€</w:delText>
        </w:r>
        <w:r w:rsidRPr="00834FD3" w:rsidDel="00542645">
          <w:rPr>
            <w:rFonts w:ascii="Aptos" w:hAnsi="Aptos" w:cs="Aptos"/>
          </w:rPr>
          <w:delText></w:delText>
        </w:r>
      </w:del>
      <w:r w:rsidRPr="00834FD3">
        <w:t xml:space="preserve"> or </w:t>
      </w:r>
      <w:del w:id="184" w:author="Sally Manning" w:date="2025-05-05T10:19:00Z" w16du:dateUtc="2025-05-05T17:19:00Z">
        <w:r w:rsidRPr="00834FD3" w:rsidDel="00542645">
          <w:rPr>
            <w:rFonts w:ascii="Aptos" w:hAnsi="Aptos" w:cs="Aptos"/>
          </w:rPr>
          <w:delText>â€œ</w:delText>
        </w:r>
      </w:del>
      <w:r w:rsidRPr="00834FD3">
        <w:t>Mixed Debris</w:t>
      </w:r>
      <w:del w:id="185" w:author="Sally Manning" w:date="2025-05-05T10:20:00Z" w16du:dateUtc="2025-05-05T17:20:00Z">
        <w:r w:rsidRPr="00834FD3" w:rsidDel="00542645">
          <w:rPr>
            <w:rFonts w:ascii="Aptos" w:hAnsi="Aptos" w:cs="Aptos"/>
          </w:rPr>
          <w:delText>â€</w:delText>
        </w:r>
      </w:del>
      <w:r w:rsidRPr="00834FD3">
        <w:t xml:space="preserve"> and charged by volume, in addition to the standard gate fee.</w:t>
      </w:r>
    </w:p>
    <w:p w14:paraId="390D6EB8" w14:textId="77777777" w:rsidR="00834FD3" w:rsidRPr="00834FD3" w:rsidRDefault="00834FD3" w:rsidP="00834FD3">
      <w:r w:rsidRPr="00834FD3">
        <w:rPr>
          <w:b/>
          <w:bCs/>
        </w:rPr>
        <w:t>Tires and Trailers</w:t>
      </w:r>
    </w:p>
    <w:p w14:paraId="535D5652" w14:textId="77777777" w:rsidR="00834FD3" w:rsidRPr="00834FD3" w:rsidRDefault="00834FD3" w:rsidP="00834FD3">
      <w:r w:rsidRPr="00834FD3">
        <w:t>The local landfill will accept automobile and other vehicle tires, but only if the tire is OFF the rim. There is a $4 to $8 cost per tire, depending on size. If you have tires that are on the rim and would like to dispose of them it will cost about $5 to have them de-mounted at a local tire shop. Rims may be accepted free as metal at local landfills.</w:t>
      </w:r>
    </w:p>
    <w:p w14:paraId="3EC55A96" w14:textId="34896A61" w:rsidR="00834FD3" w:rsidRPr="00834FD3" w:rsidRDefault="00834FD3" w:rsidP="00834FD3">
      <w:r w:rsidRPr="00834FD3">
        <w:t>Please think twice about acquiring or placing a trailer on your assignment</w:t>
      </w:r>
      <w:del w:id="186" w:author="Sally Manning" w:date="2025-05-05T10:22:00Z" w16du:dateUtc="2025-05-05T17:22:00Z">
        <w:r w:rsidRPr="00834FD3" w:rsidDel="00906B5A">
          <w:delText xml:space="preserve"> â€“</w:delText>
        </w:r>
      </w:del>
      <w:ins w:id="187" w:author="Sally Manning" w:date="2025-05-05T10:22:00Z" w16du:dateUtc="2025-05-05T17:22:00Z">
        <w:r w:rsidR="00906B5A">
          <w:t>--</w:t>
        </w:r>
      </w:ins>
      <w:r w:rsidRPr="00834FD3">
        <w:t xml:space="preserve"> motorized or stationary </w:t>
      </w:r>
      <w:del w:id="188" w:author="Sally Manning" w:date="2025-05-05T10:22:00Z" w16du:dateUtc="2025-05-05T17:22:00Z">
        <w:r w:rsidRPr="00834FD3" w:rsidDel="00906B5A">
          <w:delText>â€“</w:delText>
        </w:r>
      </w:del>
      <w:ins w:id="189" w:author="Sally Manning" w:date="2025-05-05T10:22:00Z" w16du:dateUtc="2025-05-05T17:22:00Z">
        <w:r w:rsidR="00906B5A">
          <w:t>--</w:t>
        </w:r>
      </w:ins>
      <w:r w:rsidRPr="00834FD3">
        <w:t xml:space="preserve"> because eventually it will become a Solid Waste nightmare. Dilapidated, trailers are a problem, because NO ONE wants them! The cheapest way to dispose of a trailer </w:t>
      </w:r>
      <w:del w:id="190" w:author="Sally Manning" w:date="2025-05-05T10:23:00Z" w16du:dateUtc="2025-05-05T17:23:00Z">
        <w:r w:rsidRPr="00834FD3" w:rsidDel="00906B5A">
          <w:delText xml:space="preserve">â€“ </w:delText>
        </w:r>
      </w:del>
      <w:r w:rsidRPr="00834FD3">
        <w:t>and it</w:t>
      </w:r>
      <w:ins w:id="191" w:author="Sally Manning" w:date="2025-05-05T10:23:00Z" w16du:dateUtc="2025-05-05T17:23:00Z">
        <w:r w:rsidR="00906B5A">
          <w:t>’</w:t>
        </w:r>
      </w:ins>
      <w:del w:id="192" w:author="Sally Manning" w:date="2025-05-05T10:23:00Z" w16du:dateUtc="2025-05-05T17:23:00Z">
        <w:r w:rsidRPr="00834FD3" w:rsidDel="00906B5A">
          <w:delText>â€™</w:delText>
        </w:r>
      </w:del>
      <w:r w:rsidRPr="00834FD3">
        <w:t xml:space="preserve">s still expensive — is to strip it of anything valuable (such as steel and other metal). Is there anything you could reuse, such as mirrors, glass, door handles, </w:t>
      </w:r>
      <w:proofErr w:type="spellStart"/>
      <w:r w:rsidRPr="00834FD3">
        <w:t>etc</w:t>
      </w:r>
      <w:proofErr w:type="spellEnd"/>
      <w:r w:rsidRPr="00834FD3">
        <w:t xml:space="preserve">? Local landfills accept wood, fiberglass, and plastic debris as </w:t>
      </w:r>
      <w:del w:id="193" w:author="Sally Manning" w:date="2025-05-05T10:23:00Z" w16du:dateUtc="2025-05-05T17:23:00Z">
        <w:r w:rsidRPr="00834FD3" w:rsidDel="00906B5A">
          <w:delText>â€œ</w:delText>
        </w:r>
      </w:del>
      <w:ins w:id="194" w:author="Sally Manning" w:date="2025-05-05T10:23:00Z" w16du:dateUtc="2025-05-05T17:23:00Z">
        <w:r w:rsidR="00906B5A">
          <w:t>”</w:t>
        </w:r>
      </w:ins>
      <w:r w:rsidRPr="00834FD3">
        <w:t>Construction and Demolition</w:t>
      </w:r>
      <w:ins w:id="195" w:author="Sally Manning" w:date="2025-05-05T10:23:00Z" w16du:dateUtc="2025-05-05T17:23:00Z">
        <w:r w:rsidR="00906B5A">
          <w:rPr>
            <w:rFonts w:ascii="Aptos" w:hAnsi="Aptos" w:cs="Aptos"/>
          </w:rPr>
          <w:t>”</w:t>
        </w:r>
      </w:ins>
      <w:del w:id="196" w:author="Sally Manning" w:date="2025-05-05T10:23:00Z" w16du:dateUtc="2025-05-05T17:23:00Z">
        <w:r w:rsidRPr="00834FD3" w:rsidDel="00906B5A">
          <w:delText>â€</w:delText>
        </w:r>
        <w:r w:rsidRPr="00834FD3" w:rsidDel="00906B5A">
          <w:rPr>
            <w:rFonts w:ascii="Aptos" w:hAnsi="Aptos" w:cs="Aptos"/>
          </w:rPr>
          <w:delText></w:delText>
        </w:r>
      </w:del>
      <w:r w:rsidRPr="00834FD3">
        <w:t xml:space="preserve"> </w:t>
      </w:r>
      <w:del w:id="197" w:author="Sally Manning" w:date="2025-05-05T10:24:00Z" w16du:dateUtc="2025-05-05T17:24:00Z">
        <w:r w:rsidRPr="00834FD3" w:rsidDel="00906B5A">
          <w:delText>at a cost of $14 per cubic yard</w:delText>
        </w:r>
      </w:del>
      <w:ins w:id="198" w:author="Sally Manning" w:date="2025-05-05T10:24:00Z" w16du:dateUtc="2025-05-05T17:24:00Z">
        <w:r w:rsidR="00906B5A">
          <w:t>for fee</w:t>
        </w:r>
      </w:ins>
      <w:r w:rsidRPr="00834FD3">
        <w:t>. So, crushed remains of a trailer will be accepted at the cost determined by the landfill gatekeeper.</w:t>
      </w:r>
    </w:p>
    <w:p w14:paraId="3430FB51" w14:textId="77777777" w:rsidR="00834FD3" w:rsidRPr="00834FD3" w:rsidRDefault="00834FD3" w:rsidP="00834FD3">
      <w:r w:rsidRPr="00834FD3">
        <w:rPr>
          <w:b/>
          <w:bCs/>
        </w:rPr>
        <w:t>Litter Clean Up</w:t>
      </w:r>
    </w:p>
    <w:p w14:paraId="56262F90" w14:textId="79EDBC31" w:rsidR="00834FD3" w:rsidRDefault="00834FD3" w:rsidP="00834FD3">
      <w:pPr>
        <w:rPr>
          <w:ins w:id="199" w:author="Sally Manning" w:date="2025-05-05T10:32:00Z" w16du:dateUtc="2025-05-05T17:32:00Z"/>
        </w:rPr>
      </w:pPr>
      <w:r w:rsidRPr="00834FD3">
        <w:t>The Environmental Department recommends residents keep yards and roadsides free of litter and debris. Litter Happens! We know you probably didn</w:t>
      </w:r>
      <w:ins w:id="200" w:author="Sally Manning" w:date="2025-05-05T10:24:00Z" w16du:dateUtc="2025-05-05T17:24:00Z">
        <w:r w:rsidR="00906B5A">
          <w:t>’</w:t>
        </w:r>
      </w:ins>
      <w:del w:id="201" w:author="Sally Manning" w:date="2025-05-05T10:24:00Z" w16du:dateUtc="2025-05-05T17:24:00Z">
        <w:r w:rsidRPr="00834FD3" w:rsidDel="00906B5A">
          <w:delText>â€™</w:delText>
        </w:r>
      </w:del>
      <w:r w:rsidRPr="00834FD3">
        <w:t>t leave that can or plastic bag near the end of your driveway, but the fact is, it</w:t>
      </w:r>
      <w:ins w:id="202" w:author="Sally Manning" w:date="2025-05-05T10:25:00Z" w16du:dateUtc="2025-05-05T17:25:00Z">
        <w:r w:rsidR="00906B5A">
          <w:t>’</w:t>
        </w:r>
      </w:ins>
      <w:del w:id="203" w:author="Sally Manning" w:date="2025-05-05T10:25:00Z" w16du:dateUtc="2025-05-05T17:25:00Z">
        <w:r w:rsidRPr="00834FD3" w:rsidDel="00906B5A">
          <w:delText>â€™</w:delText>
        </w:r>
      </w:del>
      <w:r w:rsidRPr="00834FD3">
        <w:t>s there. Carelessness, dogs, ravens, and our valley winds conspire against us when it comes to litter. Keep in mind, it</w:t>
      </w:r>
      <w:ins w:id="204" w:author="Sally Manning" w:date="2025-05-05T10:25:00Z" w16du:dateUtc="2025-05-05T17:25:00Z">
        <w:r w:rsidR="00906B5A">
          <w:t>’</w:t>
        </w:r>
      </w:ins>
      <w:del w:id="205" w:author="Sally Manning" w:date="2025-05-05T10:25:00Z" w16du:dateUtc="2025-05-05T17:25:00Z">
        <w:r w:rsidRPr="00834FD3" w:rsidDel="00906B5A">
          <w:delText>â€™</w:delText>
        </w:r>
      </w:del>
      <w:r w:rsidRPr="00834FD3">
        <w:t>s easiest and best to pick up litter as soon as possible. Clean places tend to stay clean, messy places tend to accumulate debris.</w:t>
      </w:r>
    </w:p>
    <w:p w14:paraId="6DC85925" w14:textId="5D84ED14" w:rsidR="00097F75" w:rsidRPr="00097F75" w:rsidDel="00097F75" w:rsidRDefault="00097F75" w:rsidP="00834FD3">
      <w:pPr>
        <w:rPr>
          <w:del w:id="206" w:author="Sally Manning" w:date="2025-05-05T10:32:00Z" w16du:dateUtc="2025-05-05T17:32:00Z"/>
        </w:rPr>
      </w:pPr>
      <w:ins w:id="207" w:author="Sally Manning" w:date="2025-05-05T10:32:00Z" w16du:dateUtc="2025-05-05T17:32:00Z">
        <w:r w:rsidRPr="00097F75">
          <w:t xml:space="preserve">Links to other Solid Waste </w:t>
        </w:r>
        <w:proofErr w:type="spellStart"/>
        <w:r w:rsidRPr="00097F75">
          <w:t>resources</w:t>
        </w:r>
      </w:ins>
    </w:p>
    <w:p w14:paraId="027E4512" w14:textId="77777777" w:rsidR="008064B3" w:rsidRDefault="008064B3" w:rsidP="008064B3">
      <w:pPr>
        <w:rPr>
          <w:ins w:id="208" w:author="Sally Manning" w:date="2025-05-05T10:26:00Z" w16du:dateUtc="2025-05-05T17:26:00Z"/>
        </w:rPr>
      </w:pPr>
      <w:ins w:id="209" w:author="Sally Manning" w:date="2025-05-05T10:26:00Z" w16du:dateUtc="2025-05-05T17:26:00Z">
        <w:r>
          <w:t>Inyo</w:t>
        </w:r>
        <w:proofErr w:type="spellEnd"/>
        <w:r>
          <w:t xml:space="preserve"> County Solid Waste</w:t>
        </w:r>
      </w:ins>
    </w:p>
    <w:p w14:paraId="412C7584" w14:textId="77777777" w:rsidR="008064B3" w:rsidRDefault="008064B3" w:rsidP="008064B3">
      <w:pPr>
        <w:rPr>
          <w:ins w:id="210" w:author="Sally Manning" w:date="2025-05-05T10:26:00Z" w16du:dateUtc="2025-05-05T17:26:00Z"/>
        </w:rPr>
      </w:pPr>
      <w:ins w:id="211" w:author="Sally Manning" w:date="2025-05-05T10:26:00Z" w16du:dateUtc="2025-05-05T17:26:00Z">
        <w:r>
          <w:t>http://www.inyocountysolidwaste.com/index.html</w:t>
        </w:r>
      </w:ins>
    </w:p>
    <w:p w14:paraId="61A528B6" w14:textId="77777777" w:rsidR="008064B3" w:rsidRDefault="008064B3" w:rsidP="008064B3">
      <w:pPr>
        <w:rPr>
          <w:ins w:id="212" w:author="Sally Manning" w:date="2025-05-05T10:26:00Z" w16du:dateUtc="2025-05-05T17:26:00Z"/>
        </w:rPr>
      </w:pPr>
    </w:p>
    <w:p w14:paraId="1817C435" w14:textId="77777777" w:rsidR="008064B3" w:rsidRDefault="008064B3" w:rsidP="008064B3">
      <w:pPr>
        <w:rPr>
          <w:ins w:id="213" w:author="Sally Manning" w:date="2025-05-05T10:26:00Z" w16du:dateUtc="2025-05-05T17:26:00Z"/>
        </w:rPr>
      </w:pPr>
      <w:proofErr w:type="spellStart"/>
      <w:ins w:id="214" w:author="Sally Manning" w:date="2025-05-05T10:26:00Z" w16du:dateUtc="2025-05-05T17:26:00Z">
        <w:r>
          <w:t>CalRecycle</w:t>
        </w:r>
        <w:proofErr w:type="spellEnd"/>
      </w:ins>
    </w:p>
    <w:p w14:paraId="62CEE2EB" w14:textId="77777777" w:rsidR="008064B3" w:rsidRDefault="008064B3" w:rsidP="008064B3">
      <w:pPr>
        <w:rPr>
          <w:ins w:id="215" w:author="Sally Manning" w:date="2025-05-05T10:26:00Z" w16du:dateUtc="2025-05-05T17:26:00Z"/>
        </w:rPr>
      </w:pPr>
      <w:ins w:id="216" w:author="Sally Manning" w:date="2025-05-05T10:26:00Z" w16du:dateUtc="2025-05-05T17:26:00Z">
        <w:r>
          <w:t>http://www.calrecycle.ca.gov/</w:t>
        </w:r>
      </w:ins>
    </w:p>
    <w:p w14:paraId="35E43E05" w14:textId="77777777" w:rsidR="008064B3" w:rsidRDefault="008064B3" w:rsidP="008064B3">
      <w:pPr>
        <w:rPr>
          <w:ins w:id="217" w:author="Sally Manning" w:date="2025-05-05T10:26:00Z" w16du:dateUtc="2025-05-05T17:26:00Z"/>
        </w:rPr>
      </w:pPr>
    </w:p>
    <w:p w14:paraId="102C07D5" w14:textId="3DF9B3F3" w:rsidR="008064B3" w:rsidRDefault="008064B3" w:rsidP="008064B3">
      <w:pPr>
        <w:rPr>
          <w:ins w:id="218" w:author="Sally Manning" w:date="2025-05-05T10:26:00Z" w16du:dateUtc="2025-05-05T17:26:00Z"/>
        </w:rPr>
      </w:pPr>
      <w:ins w:id="219" w:author="Sally Manning" w:date="2025-05-05T10:26:00Z" w16du:dateUtc="2025-05-05T17:26:00Z">
        <w:r>
          <w:t>EPA</w:t>
        </w:r>
      </w:ins>
      <w:ins w:id="220" w:author="Sally Manning" w:date="2025-05-05T10:28:00Z" w16du:dateUtc="2025-05-05T17:28:00Z">
        <w:r>
          <w:t>’</w:t>
        </w:r>
      </w:ins>
      <w:ins w:id="221" w:author="Sally Manning" w:date="2025-05-05T10:26:00Z" w16du:dateUtc="2025-05-05T17:26:00Z">
        <w:r>
          <w:t>s Solid Waste Management on Tribal Lands</w:t>
        </w:r>
      </w:ins>
    </w:p>
    <w:p w14:paraId="06B8E68E" w14:textId="2BF5D0FD" w:rsidR="008064B3" w:rsidRDefault="008064B3" w:rsidP="008064B3">
      <w:pPr>
        <w:rPr>
          <w:ins w:id="222" w:author="Sally Manning" w:date="2025-05-05T10:29:00Z" w16du:dateUtc="2025-05-05T17:29:00Z"/>
        </w:rPr>
      </w:pPr>
      <w:ins w:id="223" w:author="Sally Manning" w:date="2025-05-05T10:29:00Z" w16du:dateUtc="2025-05-05T17:29:00Z">
        <w:r>
          <w:fldChar w:fldCharType="begin"/>
        </w:r>
        <w:r>
          <w:instrText>HYPERLINK "</w:instrText>
        </w:r>
        <w:r w:rsidRPr="008064B3">
          <w:instrText>https://www.epa.gov/tribal-lands/tribal-waste-management-program</w:instrText>
        </w:r>
        <w:r>
          <w:instrText>"</w:instrText>
        </w:r>
        <w:r>
          <w:fldChar w:fldCharType="separate"/>
        </w:r>
        <w:r w:rsidRPr="00A13707">
          <w:rPr>
            <w:rStyle w:val="Hyperlink"/>
          </w:rPr>
          <w:t>https://www.epa.gov/tribal-lands/tribal-waste-management-program</w:t>
        </w:r>
        <w:r>
          <w:fldChar w:fldCharType="end"/>
        </w:r>
        <w:r>
          <w:t xml:space="preserve"> </w:t>
        </w:r>
      </w:ins>
    </w:p>
    <w:p w14:paraId="3A9A8593" w14:textId="77777777" w:rsidR="008064B3" w:rsidRDefault="008064B3" w:rsidP="008064B3">
      <w:pPr>
        <w:rPr>
          <w:ins w:id="224" w:author="Sally Manning" w:date="2025-05-05T10:26:00Z" w16du:dateUtc="2025-05-05T17:26:00Z"/>
        </w:rPr>
      </w:pPr>
    </w:p>
    <w:p w14:paraId="7E717966" w14:textId="10CDBCA8" w:rsidR="008064B3" w:rsidRDefault="008064B3" w:rsidP="008064B3">
      <w:pPr>
        <w:rPr>
          <w:ins w:id="225" w:author="Sally Manning" w:date="2025-05-05T10:26:00Z" w16du:dateUtc="2025-05-05T17:26:00Z"/>
        </w:rPr>
      </w:pPr>
      <w:ins w:id="226" w:author="Sally Manning" w:date="2025-05-05T10:26:00Z" w16du:dateUtc="2025-05-05T17:26:00Z">
        <w:r>
          <w:t>Recology: The San Francisco dump</w:t>
        </w:r>
      </w:ins>
      <w:ins w:id="227" w:author="Sally Manning" w:date="2025-05-05T10:30:00Z" w16du:dateUtc="2025-05-05T17:30:00Z">
        <w:r>
          <w:t>’</w:t>
        </w:r>
      </w:ins>
      <w:ins w:id="228" w:author="Sally Manning" w:date="2025-05-05T10:26:00Z" w16du:dateUtc="2025-05-05T17:26:00Z">
        <w:r>
          <w:t>s Artist in Residence program</w:t>
        </w:r>
      </w:ins>
    </w:p>
    <w:p w14:paraId="624B3783" w14:textId="77777777" w:rsidR="008064B3" w:rsidRDefault="008064B3" w:rsidP="008064B3">
      <w:pPr>
        <w:rPr>
          <w:ins w:id="229" w:author="Sally Manning" w:date="2025-05-05T10:26:00Z" w16du:dateUtc="2025-05-05T17:26:00Z"/>
        </w:rPr>
      </w:pPr>
      <w:ins w:id="230" w:author="Sally Manning" w:date="2025-05-05T10:26:00Z" w16du:dateUtc="2025-05-05T17:26:00Z">
        <w:r>
          <w:t>http://www.sfrecycling.com/index.php/about-air</w:t>
        </w:r>
      </w:ins>
    </w:p>
    <w:p w14:paraId="429E238C" w14:textId="179A69AC" w:rsidR="00834FD3" w:rsidRDefault="00834FD3" w:rsidP="00097F75">
      <w:pPr>
        <w:rPr>
          <w:ins w:id="231" w:author="Sally Manning" w:date="2025-05-05T11:11:00Z" w16du:dateUtc="2025-05-05T18:11:00Z"/>
        </w:rPr>
      </w:pPr>
    </w:p>
    <w:p w14:paraId="5F16FF1D" w14:textId="3F94781E" w:rsidR="00702584" w:rsidRPr="00142913" w:rsidRDefault="00142913" w:rsidP="00097F75">
      <w:pPr>
        <w:rPr>
          <w:i/>
          <w:iCs/>
        </w:rPr>
      </w:pPr>
      <w:r w:rsidRPr="00142913">
        <w:rPr>
          <w:i/>
          <w:iCs/>
        </w:rPr>
        <w:t xml:space="preserve">Jared, </w:t>
      </w:r>
      <w:r w:rsidR="00B92B58" w:rsidRPr="00142913">
        <w:rPr>
          <w:i/>
          <w:iCs/>
        </w:rPr>
        <w:t xml:space="preserve">The AIR and WATER sections of the existing website are still OK.  Cindy is out of town right now, but when she has time in </w:t>
      </w:r>
      <w:proofErr w:type="gramStart"/>
      <w:r w:rsidR="00B92B58" w:rsidRPr="00142913">
        <w:rPr>
          <w:i/>
          <w:iCs/>
        </w:rPr>
        <w:t>coming</w:t>
      </w:r>
      <w:proofErr w:type="gramEnd"/>
      <w:r w:rsidR="00B92B58" w:rsidRPr="00142913">
        <w:rPr>
          <w:i/>
          <w:iCs/>
        </w:rPr>
        <w:t xml:space="preserve"> weeks, she will probably want to add some things to the AIR page(s).</w:t>
      </w:r>
      <w:r w:rsidRPr="00142913">
        <w:rPr>
          <w:i/>
          <w:iCs/>
        </w:rPr>
        <w:t xml:space="preserve">  I would like to add to the Current Issues page....</w:t>
      </w:r>
    </w:p>
    <w:p w14:paraId="158963DB" w14:textId="77777777" w:rsidR="00B92B58" w:rsidRDefault="00B92B58" w:rsidP="00097F75"/>
    <w:p w14:paraId="22A6D71F" w14:textId="25A55F0E" w:rsidR="00B92B58" w:rsidRDefault="00B92B58" w:rsidP="00097F75">
      <w:pPr>
        <w:rPr>
          <w:ins w:id="232" w:author="Sally Manning" w:date="2025-05-07T11:22:00Z" w16du:dateUtc="2025-05-07T18:22:00Z"/>
        </w:rPr>
      </w:pPr>
      <w:r>
        <w:t>CURRENT ISSUES</w:t>
      </w:r>
    </w:p>
    <w:p w14:paraId="7C9644B2" w14:textId="1F86CEBC" w:rsidR="0020031F" w:rsidRDefault="0020031F" w:rsidP="00097F75">
      <w:pPr>
        <w:rPr>
          <w:ins w:id="233" w:author="Sally Manning" w:date="2025-05-05T14:28:00Z" w16du:dateUtc="2025-05-05T21:28:00Z"/>
        </w:rPr>
      </w:pPr>
      <w:ins w:id="234" w:author="Sally Manning" w:date="2025-05-07T11:23:00Z" w16du:dateUtc="2025-05-07T18:23:00Z">
        <w:r>
          <w:t xml:space="preserve">We welcome you to check out videos and articles featuring the Tribal Environmental Department and </w:t>
        </w:r>
        <w:proofErr w:type="gramStart"/>
        <w:r>
          <w:t>issues</w:t>
        </w:r>
        <w:proofErr w:type="gramEnd"/>
        <w:r>
          <w:t xml:space="preserve"> we work on.  Many are included on this li</w:t>
        </w:r>
      </w:ins>
      <w:ins w:id="235" w:author="Sally Manning" w:date="2025-05-07T11:24:00Z" w16du:dateUtc="2025-05-07T18:24:00Z">
        <w:r>
          <w:t>st:</w:t>
        </w:r>
      </w:ins>
    </w:p>
    <w:p w14:paraId="34AFDB1E" w14:textId="3EFEC334" w:rsidR="00C507F7" w:rsidRDefault="00C507F7" w:rsidP="00097F75">
      <w:pPr>
        <w:rPr>
          <w:ins w:id="236" w:author="Sally Manning" w:date="2025-05-07T11:24:00Z" w16du:dateUtc="2025-05-07T18:24:00Z"/>
        </w:rPr>
      </w:pPr>
      <w:ins w:id="237" w:author="Sally Manning" w:date="2025-05-05T14:31:00Z" w16du:dateUtc="2025-05-05T21:31:00Z">
        <w:r w:rsidRPr="00C507F7">
          <w:rPr>
            <w:highlight w:val="yellow"/>
            <w:rPrChange w:id="238" w:author="Sally Manning" w:date="2025-05-05T14:31:00Z" w16du:dateUtc="2025-05-05T21:31:00Z">
              <w:rPr/>
            </w:rPrChange>
          </w:rPr>
          <w:t xml:space="preserve">BPPT </w:t>
        </w:r>
        <w:proofErr w:type="spellStart"/>
        <w:r w:rsidRPr="00C507F7">
          <w:rPr>
            <w:highlight w:val="yellow"/>
            <w:rPrChange w:id="239" w:author="Sally Manning" w:date="2025-05-05T14:31:00Z" w16du:dateUtc="2025-05-05T21:31:00Z">
              <w:rPr/>
            </w:rPrChange>
          </w:rPr>
          <w:t>Payahuunadu</w:t>
        </w:r>
        <w:proofErr w:type="spellEnd"/>
        <w:r w:rsidRPr="00C507F7">
          <w:rPr>
            <w:highlight w:val="yellow"/>
            <w:rPrChange w:id="240" w:author="Sally Manning" w:date="2025-05-05T14:31:00Z" w16du:dateUtc="2025-05-05T21:31:00Z">
              <w:rPr/>
            </w:rPrChange>
          </w:rPr>
          <w:t xml:space="preserve"> Media List 2025.docx</w:t>
        </w:r>
      </w:ins>
    </w:p>
    <w:p w14:paraId="5BD4BD22" w14:textId="77777777" w:rsidR="0020031F" w:rsidRDefault="0020031F" w:rsidP="00097F75">
      <w:pPr>
        <w:rPr>
          <w:ins w:id="241" w:author="Sally Manning" w:date="2025-05-07T11:24:00Z" w16du:dateUtc="2025-05-07T18:24:00Z"/>
        </w:rPr>
      </w:pPr>
    </w:p>
    <w:p w14:paraId="5D5A4838" w14:textId="73D0DF29" w:rsidR="0020031F" w:rsidRDefault="0020031F" w:rsidP="00097F75">
      <w:pPr>
        <w:rPr>
          <w:ins w:id="242" w:author="Sally Manning" w:date="2025-05-07T11:29:00Z" w16du:dateUtc="2025-05-07T18:29:00Z"/>
        </w:rPr>
      </w:pPr>
      <w:ins w:id="243" w:author="Sally Manning" w:date="2025-05-07T11:25:00Z" w16du:dateUtc="2025-05-07T18:25:00Z">
        <w:r>
          <w:t>The Tribe strives to make its voice heard when local, state, and federal agencies propos</w:t>
        </w:r>
      </w:ins>
      <w:ins w:id="244" w:author="Sally Manning" w:date="2025-05-07T11:26:00Z" w16du:dateUtc="2025-05-07T18:26:00Z">
        <w:r>
          <w:t xml:space="preserve">e projects throughout the Tribe’s traditional lands and when </w:t>
        </w:r>
      </w:ins>
      <w:ins w:id="245" w:author="Sally Manning" w:date="2025-05-07T11:27:00Z" w16du:dateUtc="2025-05-07T18:27:00Z">
        <w:r>
          <w:t xml:space="preserve">environmental </w:t>
        </w:r>
      </w:ins>
      <w:ins w:id="246" w:author="Sally Manning" w:date="2025-05-07T11:26:00Z" w16du:dateUtc="2025-05-07T18:26:00Z">
        <w:r>
          <w:t xml:space="preserve">actions and policies threaten </w:t>
        </w:r>
      </w:ins>
      <w:ins w:id="247" w:author="Sally Manning" w:date="2025-05-07T11:27:00Z" w16du:dateUtc="2025-05-07T18:27:00Z">
        <w:r>
          <w:t>the air, water, or human health.  When a</w:t>
        </w:r>
      </w:ins>
      <w:ins w:id="248" w:author="Sally Manning" w:date="2025-05-07T11:28:00Z" w16du:dateUtc="2025-05-07T18:28:00Z">
        <w:r>
          <w:t xml:space="preserve">gencies make decisions on projects and policies affecting tribes, the agency is required to engage in meaningful consultation with the Tribe prior to </w:t>
        </w:r>
        <w:proofErr w:type="gramStart"/>
        <w:r>
          <w:t>making a decision</w:t>
        </w:r>
        <w:proofErr w:type="gramEnd"/>
        <w:r>
          <w:t>.  Here are som</w:t>
        </w:r>
      </w:ins>
      <w:ins w:id="249" w:author="Sally Manning" w:date="2025-05-07T11:29:00Z" w16du:dateUtc="2025-05-07T18:29:00Z">
        <w:r>
          <w:t>e recent letters the Tribe has submitted on matters of great importance.</w:t>
        </w:r>
      </w:ins>
    </w:p>
    <w:p w14:paraId="47FEDC7A" w14:textId="4F5A6126" w:rsidR="00CC5859" w:rsidRDefault="00CC5859" w:rsidP="00097F75">
      <w:pPr>
        <w:rPr>
          <w:ins w:id="250" w:author="Sally Manning" w:date="2025-05-07T11:30:00Z" w16du:dateUtc="2025-05-07T18:30:00Z"/>
        </w:rPr>
      </w:pPr>
      <w:ins w:id="251" w:author="Sally Manning" w:date="2025-05-07T11:30:00Z" w16du:dateUtc="2025-05-07T18:30:00Z">
        <w:r w:rsidRPr="00403330">
          <w:rPr>
            <w:highlight w:val="yellow"/>
            <w:rPrChange w:id="252" w:author="Sally Manning" w:date="2025-05-07T11:38:00Z" w16du:dateUtc="2025-05-07T18:38:00Z">
              <w:rPr/>
            </w:rPrChange>
          </w:rPr>
          <w:t>BPPT comments on Los Angeles Department of Water and Power pumping program</w:t>
        </w:r>
      </w:ins>
    </w:p>
    <w:p w14:paraId="2D9AF384" w14:textId="313F0818" w:rsidR="00CC5859" w:rsidRDefault="00CC5859" w:rsidP="00097F75">
      <w:pPr>
        <w:rPr>
          <w:ins w:id="253" w:author="Sally Manning" w:date="2025-05-07T11:35:00Z" w16du:dateUtc="2025-05-07T18:35:00Z"/>
        </w:rPr>
      </w:pPr>
      <w:ins w:id="254" w:author="Sally Manning" w:date="2025-05-07T11:32:00Z" w16du:dateUtc="2025-05-07T18:32:00Z">
        <w:r w:rsidRPr="00403330">
          <w:rPr>
            <w:highlight w:val="yellow"/>
            <w:rPrChange w:id="255" w:author="Sally Manning" w:date="2025-05-07T11:38:00Z" w16du:dateUtc="2025-05-07T18:38:00Z">
              <w:rPr/>
            </w:rPrChange>
          </w:rPr>
          <w:t>BPPT comments on proposal to abolish Council on Environmental Quality regulations for implementing the National Environmental P</w:t>
        </w:r>
      </w:ins>
      <w:ins w:id="256" w:author="Sally Manning" w:date="2025-05-07T11:33:00Z" w16du:dateUtc="2025-05-07T18:33:00Z">
        <w:r w:rsidRPr="00403330">
          <w:rPr>
            <w:highlight w:val="yellow"/>
            <w:rPrChange w:id="257" w:author="Sally Manning" w:date="2025-05-07T11:38:00Z" w16du:dateUtc="2025-05-07T18:38:00Z">
              <w:rPr/>
            </w:rPrChange>
          </w:rPr>
          <w:t>olicy Act (NEPA)</w:t>
        </w:r>
      </w:ins>
    </w:p>
    <w:p w14:paraId="77D6F6BB" w14:textId="42CEDCE2" w:rsidR="00CC5859" w:rsidRDefault="00CC5859" w:rsidP="00097F75">
      <w:pPr>
        <w:rPr>
          <w:ins w:id="258" w:author="Sally Manning" w:date="2025-05-07T11:37:00Z" w16du:dateUtc="2025-05-07T18:37:00Z"/>
        </w:rPr>
      </w:pPr>
      <w:ins w:id="259" w:author="Sally Manning" w:date="2025-05-07T11:35:00Z" w16du:dateUtc="2025-05-07T18:35:00Z">
        <w:r w:rsidRPr="00403330">
          <w:rPr>
            <w:highlight w:val="yellow"/>
            <w:rPrChange w:id="260" w:author="Sally Manning" w:date="2025-05-07T11:38:00Z" w16du:dateUtc="2025-05-07T18:38:00Z">
              <w:rPr/>
            </w:rPrChange>
          </w:rPr>
          <w:t>BPPT letter to Bureau of Land Management regarding the Public Lands Conservation Rule</w:t>
        </w:r>
        <w:r w:rsidRPr="00CC5859">
          <w:t xml:space="preserve"> </w:t>
        </w:r>
      </w:ins>
    </w:p>
    <w:p w14:paraId="6B1370DF" w14:textId="77777777" w:rsidR="00452FDC" w:rsidRDefault="00403330" w:rsidP="00452FDC">
      <w:pPr>
        <w:rPr>
          <w:ins w:id="261" w:author="Sally Manning" w:date="2025-05-07T14:28:00Z" w16du:dateUtc="2025-05-07T21:28:00Z"/>
        </w:rPr>
      </w:pPr>
      <w:ins w:id="262" w:author="Sally Manning" w:date="2025-05-07T11:37:00Z" w16du:dateUtc="2025-05-07T18:37:00Z">
        <w:r w:rsidRPr="00403330">
          <w:rPr>
            <w:highlight w:val="yellow"/>
            <w:rPrChange w:id="263" w:author="Sally Manning" w:date="2025-05-07T11:38:00Z" w16du:dateUtc="2025-05-07T18:38:00Z">
              <w:rPr/>
            </w:rPrChange>
          </w:rPr>
          <w:t>BPPT letter to Bureau of Land Management</w:t>
        </w:r>
      </w:ins>
      <w:ins w:id="264" w:author="Sally Manning" w:date="2025-05-07T11:38:00Z" w16du:dateUtc="2025-05-07T18:38:00Z">
        <w:r w:rsidRPr="00403330">
          <w:rPr>
            <w:highlight w:val="yellow"/>
            <w:rPrChange w:id="265" w:author="Sally Manning" w:date="2025-05-07T11:38:00Z" w16du:dateUtc="2025-05-07T18:38:00Z">
              <w:rPr/>
            </w:rPrChange>
          </w:rPr>
          <w:t xml:space="preserve"> opposing the Rhyolite Ridge Lithium mine</w:t>
        </w:r>
      </w:ins>
    </w:p>
    <w:p w14:paraId="4FDAA97B" w14:textId="77777777" w:rsidR="00452FDC" w:rsidRDefault="00452FDC" w:rsidP="00452FDC">
      <w:pPr>
        <w:rPr>
          <w:ins w:id="266" w:author="Sally Manning" w:date="2025-05-07T14:29:00Z" w16du:dateUtc="2025-05-07T21:29:00Z"/>
        </w:rPr>
      </w:pPr>
    </w:p>
    <w:p w14:paraId="63DDFA52" w14:textId="48390DFE" w:rsidR="00452FDC" w:rsidRDefault="00452FDC" w:rsidP="00452FDC">
      <w:pPr>
        <w:rPr>
          <w:ins w:id="267" w:author="Sally Manning" w:date="2025-05-07T14:28:00Z" w16du:dateUtc="2025-05-07T21:28:00Z"/>
        </w:rPr>
      </w:pPr>
      <w:ins w:id="268" w:author="Sally Manning" w:date="2025-05-07T14:29:00Z" w16du:dateUtc="2025-05-07T21:29:00Z">
        <w:r>
          <w:t>SELECTED NEWSLETTER ARTICLES AND FLYERS</w:t>
        </w:r>
      </w:ins>
    </w:p>
    <w:p w14:paraId="3023B96B" w14:textId="71382025" w:rsidR="00D833D2" w:rsidRDefault="00D833D2" w:rsidP="00452FDC">
      <w:pPr>
        <w:rPr>
          <w:ins w:id="269" w:author="Sally Manning" w:date="2025-05-07T14:44:00Z" w16du:dateUtc="2025-05-07T21:44:00Z"/>
        </w:rPr>
      </w:pPr>
      <w:ins w:id="270" w:author="Sally Manning" w:date="2025-05-07T14:44:00Z" w16du:dateUtc="2025-05-07T21:44:00Z">
        <w:r>
          <w:t>100 plus years of LADWP</w:t>
        </w:r>
      </w:ins>
    </w:p>
    <w:p w14:paraId="07586654" w14:textId="3DF6623E" w:rsidR="00403330" w:rsidRDefault="00452FDC" w:rsidP="00452FDC">
      <w:pPr>
        <w:rPr>
          <w:ins w:id="271" w:author="Sally Manning" w:date="2025-05-07T14:30:00Z" w16du:dateUtc="2025-05-07T21:30:00Z"/>
        </w:rPr>
      </w:pPr>
      <w:ins w:id="272" w:author="Sally Manning" w:date="2025-05-07T14:30:00Z" w16du:dateUtc="2025-05-07T21:30:00Z">
        <w:r>
          <w:t>Alice Piper Native Plant Garden 1</w:t>
        </w:r>
      </w:ins>
    </w:p>
    <w:p w14:paraId="0888F87C" w14:textId="7B5BB844" w:rsidR="00452FDC" w:rsidRDefault="00452FDC" w:rsidP="00452FDC">
      <w:pPr>
        <w:rPr>
          <w:ins w:id="273" w:author="Sally Manning" w:date="2025-05-07T14:31:00Z" w16du:dateUtc="2025-05-07T21:31:00Z"/>
        </w:rPr>
      </w:pPr>
      <w:ins w:id="274" w:author="Sally Manning" w:date="2025-05-07T14:30:00Z" w16du:dateUtc="2025-05-07T21:30:00Z">
        <w:r>
          <w:t>Burn P</w:t>
        </w:r>
      </w:ins>
      <w:ins w:id="275" w:author="Sally Manning" w:date="2025-05-07T14:31:00Z" w16du:dateUtc="2025-05-07T21:31:00Z">
        <w:r>
          <w:t>ermit Matters</w:t>
        </w:r>
      </w:ins>
    </w:p>
    <w:p w14:paraId="62E0BD20" w14:textId="62B0B7FF" w:rsidR="00452FDC" w:rsidRDefault="00452FDC" w:rsidP="00452FDC">
      <w:pPr>
        <w:rPr>
          <w:ins w:id="276" w:author="Sally Manning" w:date="2025-05-07T14:31:00Z" w16du:dateUtc="2025-05-07T21:31:00Z"/>
        </w:rPr>
      </w:pPr>
      <w:ins w:id="277" w:author="Sally Manning" w:date="2025-05-07T14:31:00Z" w16du:dateUtc="2025-05-07T21:31:00Z">
        <w:r>
          <w:lastRenderedPageBreak/>
          <w:t>Compost at home Wordsearch</w:t>
        </w:r>
      </w:ins>
    </w:p>
    <w:p w14:paraId="3E702820" w14:textId="7B3684DC" w:rsidR="00452FDC" w:rsidRDefault="00452FDC" w:rsidP="00452FDC">
      <w:pPr>
        <w:rPr>
          <w:ins w:id="278" w:author="Sally Manning" w:date="2025-05-07T14:32:00Z" w16du:dateUtc="2025-05-07T21:32:00Z"/>
        </w:rPr>
      </w:pPr>
      <w:ins w:id="279" w:author="Sally Manning" w:date="2025-05-07T14:31:00Z" w16du:dateUtc="2025-05-07T21:31:00Z">
        <w:r>
          <w:t>Green Christmas Tips</w:t>
        </w:r>
      </w:ins>
    </w:p>
    <w:p w14:paraId="048C0F97" w14:textId="2B587348" w:rsidR="00452FDC" w:rsidRDefault="00452FDC" w:rsidP="00452FDC">
      <w:pPr>
        <w:rPr>
          <w:ins w:id="280" w:author="Sally Manning" w:date="2025-05-07T14:32:00Z" w16du:dateUtc="2025-05-07T21:32:00Z"/>
        </w:rPr>
      </w:pPr>
      <w:ins w:id="281" w:author="Sally Manning" w:date="2025-05-07T14:32:00Z" w16du:dateUtc="2025-05-07T21:32:00Z">
        <w:r>
          <w:t>Native Plant Species benefit water</w:t>
        </w:r>
      </w:ins>
    </w:p>
    <w:p w14:paraId="2C2FC217" w14:textId="01F94A33" w:rsidR="00452FDC" w:rsidRDefault="00452FDC" w:rsidP="00452FDC">
      <w:ins w:id="282" w:author="Sally Manning" w:date="2025-05-07T14:32:00Z" w16du:dateUtc="2025-05-07T21:32:00Z">
        <w:r>
          <w:t>The Importance of a Tiny Seed</w:t>
        </w:r>
      </w:ins>
    </w:p>
    <w:sectPr w:rsidR="00452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30B2"/>
    <w:multiLevelType w:val="multilevel"/>
    <w:tmpl w:val="ACDE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B3E3D"/>
    <w:multiLevelType w:val="multilevel"/>
    <w:tmpl w:val="C786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076A0"/>
    <w:multiLevelType w:val="multilevel"/>
    <w:tmpl w:val="5BE6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C4F70"/>
    <w:multiLevelType w:val="multilevel"/>
    <w:tmpl w:val="86EE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264A2"/>
    <w:multiLevelType w:val="multilevel"/>
    <w:tmpl w:val="B094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D17A6"/>
    <w:multiLevelType w:val="multilevel"/>
    <w:tmpl w:val="FD1C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54532"/>
    <w:multiLevelType w:val="multilevel"/>
    <w:tmpl w:val="B6C2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4323D"/>
    <w:multiLevelType w:val="multilevel"/>
    <w:tmpl w:val="00FC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45935"/>
    <w:multiLevelType w:val="multilevel"/>
    <w:tmpl w:val="36D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E5905"/>
    <w:multiLevelType w:val="multilevel"/>
    <w:tmpl w:val="B94E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66225">
    <w:abstractNumId w:val="8"/>
  </w:num>
  <w:num w:numId="2" w16cid:durableId="1384208288">
    <w:abstractNumId w:val="2"/>
  </w:num>
  <w:num w:numId="3" w16cid:durableId="1102645712">
    <w:abstractNumId w:val="9"/>
  </w:num>
  <w:num w:numId="4" w16cid:durableId="205682499">
    <w:abstractNumId w:val="3"/>
  </w:num>
  <w:num w:numId="5" w16cid:durableId="1669333243">
    <w:abstractNumId w:val="6"/>
  </w:num>
  <w:num w:numId="6" w16cid:durableId="876505861">
    <w:abstractNumId w:val="5"/>
  </w:num>
  <w:num w:numId="7" w16cid:durableId="2081167615">
    <w:abstractNumId w:val="4"/>
  </w:num>
  <w:num w:numId="8" w16cid:durableId="1511987549">
    <w:abstractNumId w:val="0"/>
  </w:num>
  <w:num w:numId="9" w16cid:durableId="108939161">
    <w:abstractNumId w:val="7"/>
  </w:num>
  <w:num w:numId="10" w16cid:durableId="162106257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ly Manning">
    <w15:presenceInfo w15:providerId="Windows Live" w15:userId="3221f4aa852174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FD3"/>
    <w:rsid w:val="000523C2"/>
    <w:rsid w:val="00074864"/>
    <w:rsid w:val="00097F75"/>
    <w:rsid w:val="000C123C"/>
    <w:rsid w:val="000F22A5"/>
    <w:rsid w:val="00142913"/>
    <w:rsid w:val="0020031F"/>
    <w:rsid w:val="00375CA5"/>
    <w:rsid w:val="003C1C2A"/>
    <w:rsid w:val="00403330"/>
    <w:rsid w:val="004112CC"/>
    <w:rsid w:val="00412F47"/>
    <w:rsid w:val="004276BE"/>
    <w:rsid w:val="00452FDC"/>
    <w:rsid w:val="00474036"/>
    <w:rsid w:val="00542645"/>
    <w:rsid w:val="00582307"/>
    <w:rsid w:val="0069330B"/>
    <w:rsid w:val="00702584"/>
    <w:rsid w:val="0071126F"/>
    <w:rsid w:val="007D0D36"/>
    <w:rsid w:val="007F7B33"/>
    <w:rsid w:val="008064B3"/>
    <w:rsid w:val="00834FD3"/>
    <w:rsid w:val="008E41C7"/>
    <w:rsid w:val="00906B5A"/>
    <w:rsid w:val="00914EBE"/>
    <w:rsid w:val="009E3F96"/>
    <w:rsid w:val="00B92AE8"/>
    <w:rsid w:val="00B92B58"/>
    <w:rsid w:val="00C005AC"/>
    <w:rsid w:val="00C507F7"/>
    <w:rsid w:val="00C83465"/>
    <w:rsid w:val="00CC5859"/>
    <w:rsid w:val="00D833D2"/>
    <w:rsid w:val="00DC73B0"/>
    <w:rsid w:val="00E7421C"/>
    <w:rsid w:val="00EF1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F4F10"/>
  <w15:chartTrackingRefBased/>
  <w15:docId w15:val="{71BD96A9-57FE-4C11-8029-42064B116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4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4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FD3"/>
    <w:rPr>
      <w:rFonts w:eastAsiaTheme="majorEastAsia" w:cstheme="majorBidi"/>
      <w:color w:val="272727" w:themeColor="text1" w:themeTint="D8"/>
    </w:rPr>
  </w:style>
  <w:style w:type="paragraph" w:styleId="Title">
    <w:name w:val="Title"/>
    <w:basedOn w:val="Normal"/>
    <w:next w:val="Normal"/>
    <w:link w:val="TitleChar"/>
    <w:uiPriority w:val="10"/>
    <w:qFormat/>
    <w:rsid w:val="00834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FD3"/>
    <w:pPr>
      <w:spacing w:before="160"/>
      <w:jc w:val="center"/>
    </w:pPr>
    <w:rPr>
      <w:i/>
      <w:iCs/>
      <w:color w:val="404040" w:themeColor="text1" w:themeTint="BF"/>
    </w:rPr>
  </w:style>
  <w:style w:type="character" w:customStyle="1" w:styleId="QuoteChar">
    <w:name w:val="Quote Char"/>
    <w:basedOn w:val="DefaultParagraphFont"/>
    <w:link w:val="Quote"/>
    <w:uiPriority w:val="29"/>
    <w:rsid w:val="00834FD3"/>
    <w:rPr>
      <w:i/>
      <w:iCs/>
      <w:color w:val="404040" w:themeColor="text1" w:themeTint="BF"/>
    </w:rPr>
  </w:style>
  <w:style w:type="paragraph" w:styleId="ListParagraph">
    <w:name w:val="List Paragraph"/>
    <w:basedOn w:val="Normal"/>
    <w:uiPriority w:val="34"/>
    <w:qFormat/>
    <w:rsid w:val="00834FD3"/>
    <w:pPr>
      <w:ind w:left="720"/>
      <w:contextualSpacing/>
    </w:pPr>
  </w:style>
  <w:style w:type="character" w:styleId="IntenseEmphasis">
    <w:name w:val="Intense Emphasis"/>
    <w:basedOn w:val="DefaultParagraphFont"/>
    <w:uiPriority w:val="21"/>
    <w:qFormat/>
    <w:rsid w:val="00834FD3"/>
    <w:rPr>
      <w:i/>
      <w:iCs/>
      <w:color w:val="0F4761" w:themeColor="accent1" w:themeShade="BF"/>
    </w:rPr>
  </w:style>
  <w:style w:type="paragraph" w:styleId="IntenseQuote">
    <w:name w:val="Intense Quote"/>
    <w:basedOn w:val="Normal"/>
    <w:next w:val="Normal"/>
    <w:link w:val="IntenseQuoteChar"/>
    <w:uiPriority w:val="30"/>
    <w:qFormat/>
    <w:rsid w:val="00834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FD3"/>
    <w:rPr>
      <w:i/>
      <w:iCs/>
      <w:color w:val="0F4761" w:themeColor="accent1" w:themeShade="BF"/>
    </w:rPr>
  </w:style>
  <w:style w:type="character" w:styleId="IntenseReference">
    <w:name w:val="Intense Reference"/>
    <w:basedOn w:val="DefaultParagraphFont"/>
    <w:uiPriority w:val="32"/>
    <w:qFormat/>
    <w:rsid w:val="00834FD3"/>
    <w:rPr>
      <w:b/>
      <w:bCs/>
      <w:smallCaps/>
      <w:color w:val="0F4761" w:themeColor="accent1" w:themeShade="BF"/>
      <w:spacing w:val="5"/>
    </w:rPr>
  </w:style>
  <w:style w:type="character" w:styleId="Hyperlink">
    <w:name w:val="Hyperlink"/>
    <w:basedOn w:val="DefaultParagraphFont"/>
    <w:uiPriority w:val="99"/>
    <w:unhideWhenUsed/>
    <w:rsid w:val="00834FD3"/>
    <w:rPr>
      <w:color w:val="467886" w:themeColor="hyperlink"/>
      <w:u w:val="single"/>
    </w:rPr>
  </w:style>
  <w:style w:type="character" w:styleId="UnresolvedMention">
    <w:name w:val="Unresolved Mention"/>
    <w:basedOn w:val="DefaultParagraphFont"/>
    <w:uiPriority w:val="99"/>
    <w:semiHidden/>
    <w:unhideWhenUsed/>
    <w:rsid w:val="00834FD3"/>
    <w:rPr>
      <w:color w:val="605E5C"/>
      <w:shd w:val="clear" w:color="auto" w:fill="E1DFDD"/>
    </w:rPr>
  </w:style>
  <w:style w:type="paragraph" w:styleId="Revision">
    <w:name w:val="Revision"/>
    <w:hidden/>
    <w:uiPriority w:val="99"/>
    <w:semiHidden/>
    <w:rsid w:val="00834F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4501">
      <w:bodyDiv w:val="1"/>
      <w:marLeft w:val="0"/>
      <w:marRight w:val="0"/>
      <w:marTop w:val="0"/>
      <w:marBottom w:val="0"/>
      <w:divBdr>
        <w:top w:val="none" w:sz="0" w:space="0" w:color="auto"/>
        <w:left w:val="none" w:sz="0" w:space="0" w:color="auto"/>
        <w:bottom w:val="none" w:sz="0" w:space="0" w:color="auto"/>
        <w:right w:val="none" w:sz="0" w:space="0" w:color="auto"/>
      </w:divBdr>
    </w:div>
    <w:div w:id="291054860">
      <w:bodyDiv w:val="1"/>
      <w:marLeft w:val="0"/>
      <w:marRight w:val="0"/>
      <w:marTop w:val="0"/>
      <w:marBottom w:val="0"/>
      <w:divBdr>
        <w:top w:val="none" w:sz="0" w:space="0" w:color="auto"/>
        <w:left w:val="none" w:sz="0" w:space="0" w:color="auto"/>
        <w:bottom w:val="none" w:sz="0" w:space="0" w:color="auto"/>
        <w:right w:val="none" w:sz="0" w:space="0" w:color="auto"/>
      </w:divBdr>
      <w:divsChild>
        <w:div w:id="262491570">
          <w:marLeft w:val="0"/>
          <w:marRight w:val="0"/>
          <w:marTop w:val="150"/>
          <w:marBottom w:val="225"/>
          <w:divBdr>
            <w:top w:val="none" w:sz="0" w:space="0" w:color="auto"/>
            <w:left w:val="none" w:sz="0" w:space="0" w:color="auto"/>
            <w:bottom w:val="none" w:sz="0" w:space="0" w:color="auto"/>
            <w:right w:val="none" w:sz="0" w:space="0" w:color="auto"/>
          </w:divBdr>
        </w:div>
        <w:div w:id="1530490168">
          <w:marLeft w:val="576"/>
          <w:marRight w:val="0"/>
          <w:marTop w:val="0"/>
          <w:marBottom w:val="0"/>
          <w:divBdr>
            <w:top w:val="none" w:sz="0" w:space="0" w:color="auto"/>
            <w:left w:val="none" w:sz="0" w:space="0" w:color="auto"/>
            <w:bottom w:val="none" w:sz="0" w:space="0" w:color="auto"/>
            <w:right w:val="none" w:sz="0" w:space="0" w:color="auto"/>
          </w:divBdr>
        </w:div>
        <w:div w:id="381951101">
          <w:marLeft w:val="576"/>
          <w:marRight w:val="0"/>
          <w:marTop w:val="0"/>
          <w:marBottom w:val="0"/>
          <w:divBdr>
            <w:top w:val="none" w:sz="0" w:space="0" w:color="auto"/>
            <w:left w:val="none" w:sz="0" w:space="0" w:color="auto"/>
            <w:bottom w:val="none" w:sz="0" w:space="0" w:color="auto"/>
            <w:right w:val="none" w:sz="0" w:space="0" w:color="auto"/>
          </w:divBdr>
        </w:div>
        <w:div w:id="23941273">
          <w:marLeft w:val="576"/>
          <w:marRight w:val="0"/>
          <w:marTop w:val="0"/>
          <w:marBottom w:val="0"/>
          <w:divBdr>
            <w:top w:val="none" w:sz="0" w:space="0" w:color="auto"/>
            <w:left w:val="none" w:sz="0" w:space="0" w:color="auto"/>
            <w:bottom w:val="none" w:sz="0" w:space="0" w:color="auto"/>
            <w:right w:val="none" w:sz="0" w:space="0" w:color="auto"/>
          </w:divBdr>
        </w:div>
        <w:div w:id="1534725962">
          <w:marLeft w:val="576"/>
          <w:marRight w:val="0"/>
          <w:marTop w:val="0"/>
          <w:marBottom w:val="0"/>
          <w:divBdr>
            <w:top w:val="none" w:sz="0" w:space="0" w:color="auto"/>
            <w:left w:val="none" w:sz="0" w:space="0" w:color="auto"/>
            <w:bottom w:val="none" w:sz="0" w:space="0" w:color="auto"/>
            <w:right w:val="none" w:sz="0" w:space="0" w:color="auto"/>
          </w:divBdr>
        </w:div>
        <w:div w:id="361176560">
          <w:marLeft w:val="576"/>
          <w:marRight w:val="0"/>
          <w:marTop w:val="0"/>
          <w:marBottom w:val="0"/>
          <w:divBdr>
            <w:top w:val="none" w:sz="0" w:space="0" w:color="auto"/>
            <w:left w:val="none" w:sz="0" w:space="0" w:color="auto"/>
            <w:bottom w:val="none" w:sz="0" w:space="0" w:color="auto"/>
            <w:right w:val="none" w:sz="0" w:space="0" w:color="auto"/>
          </w:divBdr>
        </w:div>
        <w:div w:id="798494072">
          <w:marLeft w:val="576"/>
          <w:marRight w:val="0"/>
          <w:marTop w:val="0"/>
          <w:marBottom w:val="0"/>
          <w:divBdr>
            <w:top w:val="none" w:sz="0" w:space="0" w:color="auto"/>
            <w:left w:val="none" w:sz="0" w:space="0" w:color="auto"/>
            <w:bottom w:val="none" w:sz="0" w:space="0" w:color="auto"/>
            <w:right w:val="none" w:sz="0" w:space="0" w:color="auto"/>
          </w:divBdr>
        </w:div>
        <w:div w:id="831409753">
          <w:marLeft w:val="576"/>
          <w:marRight w:val="0"/>
          <w:marTop w:val="0"/>
          <w:marBottom w:val="0"/>
          <w:divBdr>
            <w:top w:val="none" w:sz="0" w:space="0" w:color="auto"/>
            <w:left w:val="none" w:sz="0" w:space="0" w:color="auto"/>
            <w:bottom w:val="none" w:sz="0" w:space="0" w:color="auto"/>
            <w:right w:val="none" w:sz="0" w:space="0" w:color="auto"/>
          </w:divBdr>
        </w:div>
        <w:div w:id="1244604472">
          <w:marLeft w:val="576"/>
          <w:marRight w:val="0"/>
          <w:marTop w:val="0"/>
          <w:marBottom w:val="0"/>
          <w:divBdr>
            <w:top w:val="none" w:sz="0" w:space="0" w:color="auto"/>
            <w:left w:val="none" w:sz="0" w:space="0" w:color="auto"/>
            <w:bottom w:val="none" w:sz="0" w:space="0" w:color="auto"/>
            <w:right w:val="none" w:sz="0" w:space="0" w:color="auto"/>
          </w:divBdr>
        </w:div>
        <w:div w:id="691346953">
          <w:marLeft w:val="576"/>
          <w:marRight w:val="0"/>
          <w:marTop w:val="0"/>
          <w:marBottom w:val="0"/>
          <w:divBdr>
            <w:top w:val="none" w:sz="0" w:space="0" w:color="auto"/>
            <w:left w:val="none" w:sz="0" w:space="0" w:color="auto"/>
            <w:bottom w:val="none" w:sz="0" w:space="0" w:color="auto"/>
            <w:right w:val="none" w:sz="0" w:space="0" w:color="auto"/>
          </w:divBdr>
        </w:div>
        <w:div w:id="2052607245">
          <w:marLeft w:val="576"/>
          <w:marRight w:val="0"/>
          <w:marTop w:val="0"/>
          <w:marBottom w:val="0"/>
          <w:divBdr>
            <w:top w:val="none" w:sz="0" w:space="0" w:color="auto"/>
            <w:left w:val="none" w:sz="0" w:space="0" w:color="auto"/>
            <w:bottom w:val="none" w:sz="0" w:space="0" w:color="auto"/>
            <w:right w:val="none" w:sz="0" w:space="0" w:color="auto"/>
          </w:divBdr>
        </w:div>
      </w:divsChild>
    </w:div>
    <w:div w:id="478500968">
      <w:bodyDiv w:val="1"/>
      <w:marLeft w:val="0"/>
      <w:marRight w:val="0"/>
      <w:marTop w:val="0"/>
      <w:marBottom w:val="0"/>
      <w:divBdr>
        <w:top w:val="none" w:sz="0" w:space="0" w:color="auto"/>
        <w:left w:val="none" w:sz="0" w:space="0" w:color="auto"/>
        <w:bottom w:val="none" w:sz="0" w:space="0" w:color="auto"/>
        <w:right w:val="none" w:sz="0" w:space="0" w:color="auto"/>
      </w:divBdr>
    </w:div>
    <w:div w:id="510798727">
      <w:bodyDiv w:val="1"/>
      <w:marLeft w:val="0"/>
      <w:marRight w:val="0"/>
      <w:marTop w:val="0"/>
      <w:marBottom w:val="0"/>
      <w:divBdr>
        <w:top w:val="none" w:sz="0" w:space="0" w:color="auto"/>
        <w:left w:val="none" w:sz="0" w:space="0" w:color="auto"/>
        <w:bottom w:val="none" w:sz="0" w:space="0" w:color="auto"/>
        <w:right w:val="none" w:sz="0" w:space="0" w:color="auto"/>
      </w:divBdr>
    </w:div>
    <w:div w:id="601114376">
      <w:bodyDiv w:val="1"/>
      <w:marLeft w:val="0"/>
      <w:marRight w:val="0"/>
      <w:marTop w:val="0"/>
      <w:marBottom w:val="0"/>
      <w:divBdr>
        <w:top w:val="none" w:sz="0" w:space="0" w:color="auto"/>
        <w:left w:val="none" w:sz="0" w:space="0" w:color="auto"/>
        <w:bottom w:val="none" w:sz="0" w:space="0" w:color="auto"/>
        <w:right w:val="none" w:sz="0" w:space="0" w:color="auto"/>
      </w:divBdr>
    </w:div>
    <w:div w:id="612832012">
      <w:bodyDiv w:val="1"/>
      <w:marLeft w:val="0"/>
      <w:marRight w:val="0"/>
      <w:marTop w:val="0"/>
      <w:marBottom w:val="0"/>
      <w:divBdr>
        <w:top w:val="none" w:sz="0" w:space="0" w:color="auto"/>
        <w:left w:val="none" w:sz="0" w:space="0" w:color="auto"/>
        <w:bottom w:val="none" w:sz="0" w:space="0" w:color="auto"/>
        <w:right w:val="none" w:sz="0" w:space="0" w:color="auto"/>
      </w:divBdr>
    </w:div>
    <w:div w:id="643855302">
      <w:bodyDiv w:val="1"/>
      <w:marLeft w:val="0"/>
      <w:marRight w:val="0"/>
      <w:marTop w:val="0"/>
      <w:marBottom w:val="0"/>
      <w:divBdr>
        <w:top w:val="none" w:sz="0" w:space="0" w:color="auto"/>
        <w:left w:val="none" w:sz="0" w:space="0" w:color="auto"/>
        <w:bottom w:val="none" w:sz="0" w:space="0" w:color="auto"/>
        <w:right w:val="none" w:sz="0" w:space="0" w:color="auto"/>
      </w:divBdr>
    </w:div>
    <w:div w:id="822233487">
      <w:bodyDiv w:val="1"/>
      <w:marLeft w:val="0"/>
      <w:marRight w:val="0"/>
      <w:marTop w:val="0"/>
      <w:marBottom w:val="0"/>
      <w:divBdr>
        <w:top w:val="none" w:sz="0" w:space="0" w:color="auto"/>
        <w:left w:val="none" w:sz="0" w:space="0" w:color="auto"/>
        <w:bottom w:val="none" w:sz="0" w:space="0" w:color="auto"/>
        <w:right w:val="none" w:sz="0" w:space="0" w:color="auto"/>
      </w:divBdr>
    </w:div>
    <w:div w:id="864632213">
      <w:bodyDiv w:val="1"/>
      <w:marLeft w:val="0"/>
      <w:marRight w:val="0"/>
      <w:marTop w:val="0"/>
      <w:marBottom w:val="0"/>
      <w:divBdr>
        <w:top w:val="none" w:sz="0" w:space="0" w:color="auto"/>
        <w:left w:val="none" w:sz="0" w:space="0" w:color="auto"/>
        <w:bottom w:val="none" w:sz="0" w:space="0" w:color="auto"/>
        <w:right w:val="none" w:sz="0" w:space="0" w:color="auto"/>
      </w:divBdr>
    </w:div>
    <w:div w:id="880745657">
      <w:bodyDiv w:val="1"/>
      <w:marLeft w:val="0"/>
      <w:marRight w:val="0"/>
      <w:marTop w:val="0"/>
      <w:marBottom w:val="0"/>
      <w:divBdr>
        <w:top w:val="none" w:sz="0" w:space="0" w:color="auto"/>
        <w:left w:val="none" w:sz="0" w:space="0" w:color="auto"/>
        <w:bottom w:val="none" w:sz="0" w:space="0" w:color="auto"/>
        <w:right w:val="none" w:sz="0" w:space="0" w:color="auto"/>
      </w:divBdr>
      <w:divsChild>
        <w:div w:id="1818066529">
          <w:marLeft w:val="0"/>
          <w:marRight w:val="0"/>
          <w:marTop w:val="150"/>
          <w:marBottom w:val="225"/>
          <w:divBdr>
            <w:top w:val="none" w:sz="0" w:space="0" w:color="auto"/>
            <w:left w:val="none" w:sz="0" w:space="0" w:color="auto"/>
            <w:bottom w:val="none" w:sz="0" w:space="0" w:color="auto"/>
            <w:right w:val="none" w:sz="0" w:space="0" w:color="auto"/>
          </w:divBdr>
        </w:div>
        <w:div w:id="1622806463">
          <w:marLeft w:val="576"/>
          <w:marRight w:val="0"/>
          <w:marTop w:val="0"/>
          <w:marBottom w:val="0"/>
          <w:divBdr>
            <w:top w:val="none" w:sz="0" w:space="0" w:color="auto"/>
            <w:left w:val="none" w:sz="0" w:space="0" w:color="auto"/>
            <w:bottom w:val="none" w:sz="0" w:space="0" w:color="auto"/>
            <w:right w:val="none" w:sz="0" w:space="0" w:color="auto"/>
          </w:divBdr>
        </w:div>
        <w:div w:id="283967931">
          <w:marLeft w:val="576"/>
          <w:marRight w:val="0"/>
          <w:marTop w:val="0"/>
          <w:marBottom w:val="0"/>
          <w:divBdr>
            <w:top w:val="none" w:sz="0" w:space="0" w:color="auto"/>
            <w:left w:val="none" w:sz="0" w:space="0" w:color="auto"/>
            <w:bottom w:val="none" w:sz="0" w:space="0" w:color="auto"/>
            <w:right w:val="none" w:sz="0" w:space="0" w:color="auto"/>
          </w:divBdr>
        </w:div>
        <w:div w:id="1512991947">
          <w:marLeft w:val="576"/>
          <w:marRight w:val="0"/>
          <w:marTop w:val="0"/>
          <w:marBottom w:val="0"/>
          <w:divBdr>
            <w:top w:val="none" w:sz="0" w:space="0" w:color="auto"/>
            <w:left w:val="none" w:sz="0" w:space="0" w:color="auto"/>
            <w:bottom w:val="none" w:sz="0" w:space="0" w:color="auto"/>
            <w:right w:val="none" w:sz="0" w:space="0" w:color="auto"/>
          </w:divBdr>
        </w:div>
        <w:div w:id="246312059">
          <w:marLeft w:val="576"/>
          <w:marRight w:val="0"/>
          <w:marTop w:val="0"/>
          <w:marBottom w:val="0"/>
          <w:divBdr>
            <w:top w:val="none" w:sz="0" w:space="0" w:color="auto"/>
            <w:left w:val="none" w:sz="0" w:space="0" w:color="auto"/>
            <w:bottom w:val="none" w:sz="0" w:space="0" w:color="auto"/>
            <w:right w:val="none" w:sz="0" w:space="0" w:color="auto"/>
          </w:divBdr>
        </w:div>
        <w:div w:id="1139684194">
          <w:marLeft w:val="576"/>
          <w:marRight w:val="0"/>
          <w:marTop w:val="0"/>
          <w:marBottom w:val="0"/>
          <w:divBdr>
            <w:top w:val="none" w:sz="0" w:space="0" w:color="auto"/>
            <w:left w:val="none" w:sz="0" w:space="0" w:color="auto"/>
            <w:bottom w:val="none" w:sz="0" w:space="0" w:color="auto"/>
            <w:right w:val="none" w:sz="0" w:space="0" w:color="auto"/>
          </w:divBdr>
        </w:div>
        <w:div w:id="1686518231">
          <w:marLeft w:val="576"/>
          <w:marRight w:val="0"/>
          <w:marTop w:val="0"/>
          <w:marBottom w:val="0"/>
          <w:divBdr>
            <w:top w:val="none" w:sz="0" w:space="0" w:color="auto"/>
            <w:left w:val="none" w:sz="0" w:space="0" w:color="auto"/>
            <w:bottom w:val="none" w:sz="0" w:space="0" w:color="auto"/>
            <w:right w:val="none" w:sz="0" w:space="0" w:color="auto"/>
          </w:divBdr>
        </w:div>
        <w:div w:id="208149888">
          <w:marLeft w:val="576"/>
          <w:marRight w:val="0"/>
          <w:marTop w:val="0"/>
          <w:marBottom w:val="0"/>
          <w:divBdr>
            <w:top w:val="none" w:sz="0" w:space="0" w:color="auto"/>
            <w:left w:val="none" w:sz="0" w:space="0" w:color="auto"/>
            <w:bottom w:val="none" w:sz="0" w:space="0" w:color="auto"/>
            <w:right w:val="none" w:sz="0" w:space="0" w:color="auto"/>
          </w:divBdr>
        </w:div>
        <w:div w:id="1452550091">
          <w:marLeft w:val="576"/>
          <w:marRight w:val="0"/>
          <w:marTop w:val="0"/>
          <w:marBottom w:val="0"/>
          <w:divBdr>
            <w:top w:val="none" w:sz="0" w:space="0" w:color="auto"/>
            <w:left w:val="none" w:sz="0" w:space="0" w:color="auto"/>
            <w:bottom w:val="none" w:sz="0" w:space="0" w:color="auto"/>
            <w:right w:val="none" w:sz="0" w:space="0" w:color="auto"/>
          </w:divBdr>
        </w:div>
        <w:div w:id="1593199702">
          <w:marLeft w:val="576"/>
          <w:marRight w:val="0"/>
          <w:marTop w:val="0"/>
          <w:marBottom w:val="0"/>
          <w:divBdr>
            <w:top w:val="none" w:sz="0" w:space="0" w:color="auto"/>
            <w:left w:val="none" w:sz="0" w:space="0" w:color="auto"/>
            <w:bottom w:val="none" w:sz="0" w:space="0" w:color="auto"/>
            <w:right w:val="none" w:sz="0" w:space="0" w:color="auto"/>
          </w:divBdr>
        </w:div>
        <w:div w:id="373892417">
          <w:marLeft w:val="576"/>
          <w:marRight w:val="0"/>
          <w:marTop w:val="0"/>
          <w:marBottom w:val="0"/>
          <w:divBdr>
            <w:top w:val="none" w:sz="0" w:space="0" w:color="auto"/>
            <w:left w:val="none" w:sz="0" w:space="0" w:color="auto"/>
            <w:bottom w:val="none" w:sz="0" w:space="0" w:color="auto"/>
            <w:right w:val="none" w:sz="0" w:space="0" w:color="auto"/>
          </w:divBdr>
        </w:div>
      </w:divsChild>
    </w:div>
    <w:div w:id="1159613180">
      <w:bodyDiv w:val="1"/>
      <w:marLeft w:val="0"/>
      <w:marRight w:val="0"/>
      <w:marTop w:val="0"/>
      <w:marBottom w:val="0"/>
      <w:divBdr>
        <w:top w:val="none" w:sz="0" w:space="0" w:color="auto"/>
        <w:left w:val="none" w:sz="0" w:space="0" w:color="auto"/>
        <w:bottom w:val="none" w:sz="0" w:space="0" w:color="auto"/>
        <w:right w:val="none" w:sz="0" w:space="0" w:color="auto"/>
      </w:divBdr>
    </w:div>
    <w:div w:id="1165319287">
      <w:bodyDiv w:val="1"/>
      <w:marLeft w:val="0"/>
      <w:marRight w:val="0"/>
      <w:marTop w:val="0"/>
      <w:marBottom w:val="0"/>
      <w:divBdr>
        <w:top w:val="none" w:sz="0" w:space="0" w:color="auto"/>
        <w:left w:val="none" w:sz="0" w:space="0" w:color="auto"/>
        <w:bottom w:val="none" w:sz="0" w:space="0" w:color="auto"/>
        <w:right w:val="none" w:sz="0" w:space="0" w:color="auto"/>
      </w:divBdr>
    </w:div>
    <w:div w:id="1437630289">
      <w:bodyDiv w:val="1"/>
      <w:marLeft w:val="0"/>
      <w:marRight w:val="0"/>
      <w:marTop w:val="0"/>
      <w:marBottom w:val="0"/>
      <w:divBdr>
        <w:top w:val="none" w:sz="0" w:space="0" w:color="auto"/>
        <w:left w:val="none" w:sz="0" w:space="0" w:color="auto"/>
        <w:bottom w:val="none" w:sz="0" w:space="0" w:color="auto"/>
        <w:right w:val="none" w:sz="0" w:space="0" w:color="auto"/>
      </w:divBdr>
    </w:div>
    <w:div w:id="1451627152">
      <w:bodyDiv w:val="1"/>
      <w:marLeft w:val="0"/>
      <w:marRight w:val="0"/>
      <w:marTop w:val="0"/>
      <w:marBottom w:val="0"/>
      <w:divBdr>
        <w:top w:val="none" w:sz="0" w:space="0" w:color="auto"/>
        <w:left w:val="none" w:sz="0" w:space="0" w:color="auto"/>
        <w:bottom w:val="none" w:sz="0" w:space="0" w:color="auto"/>
        <w:right w:val="none" w:sz="0" w:space="0" w:color="auto"/>
      </w:divBdr>
    </w:div>
    <w:div w:id="1519809551">
      <w:bodyDiv w:val="1"/>
      <w:marLeft w:val="0"/>
      <w:marRight w:val="0"/>
      <w:marTop w:val="0"/>
      <w:marBottom w:val="0"/>
      <w:divBdr>
        <w:top w:val="none" w:sz="0" w:space="0" w:color="auto"/>
        <w:left w:val="none" w:sz="0" w:space="0" w:color="auto"/>
        <w:bottom w:val="none" w:sz="0" w:space="0" w:color="auto"/>
        <w:right w:val="none" w:sz="0" w:space="0" w:color="auto"/>
      </w:divBdr>
    </w:div>
    <w:div w:id="1888835046">
      <w:bodyDiv w:val="1"/>
      <w:marLeft w:val="0"/>
      <w:marRight w:val="0"/>
      <w:marTop w:val="0"/>
      <w:marBottom w:val="0"/>
      <w:divBdr>
        <w:top w:val="none" w:sz="0" w:space="0" w:color="auto"/>
        <w:left w:val="none" w:sz="0" w:space="0" w:color="auto"/>
        <w:bottom w:val="none" w:sz="0" w:space="0" w:color="auto"/>
        <w:right w:val="none" w:sz="0" w:space="0" w:color="auto"/>
      </w:divBdr>
    </w:div>
    <w:div w:id="1945260158">
      <w:bodyDiv w:val="1"/>
      <w:marLeft w:val="0"/>
      <w:marRight w:val="0"/>
      <w:marTop w:val="0"/>
      <w:marBottom w:val="0"/>
      <w:divBdr>
        <w:top w:val="none" w:sz="0" w:space="0" w:color="auto"/>
        <w:left w:val="none" w:sz="0" w:space="0" w:color="auto"/>
        <w:bottom w:val="none" w:sz="0" w:space="0" w:color="auto"/>
        <w:right w:val="none" w:sz="0" w:space="0" w:color="auto"/>
      </w:divBdr>
    </w:div>
    <w:div w:id="1950968828">
      <w:bodyDiv w:val="1"/>
      <w:marLeft w:val="0"/>
      <w:marRight w:val="0"/>
      <w:marTop w:val="0"/>
      <w:marBottom w:val="0"/>
      <w:divBdr>
        <w:top w:val="none" w:sz="0" w:space="0" w:color="auto"/>
        <w:left w:val="none" w:sz="0" w:space="0" w:color="auto"/>
        <w:bottom w:val="none" w:sz="0" w:space="0" w:color="auto"/>
        <w:right w:val="none" w:sz="0" w:space="0" w:color="auto"/>
      </w:divBdr>
    </w:div>
    <w:div w:id="196673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igpinepaiute.org/departments/environmental/www.inyocountysolidwaste.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C6329-6722-4FD7-87FE-4041EEF66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11</Pages>
  <Words>2548</Words>
  <Characters>14529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Manning</dc:creator>
  <cp:keywords/>
  <dc:description/>
  <cp:lastModifiedBy>Sally Manning</cp:lastModifiedBy>
  <cp:revision>14</cp:revision>
  <dcterms:created xsi:type="dcterms:W3CDTF">2025-05-05T17:00:00Z</dcterms:created>
  <dcterms:modified xsi:type="dcterms:W3CDTF">2025-05-08T17:01:00Z</dcterms:modified>
</cp:coreProperties>
</file>